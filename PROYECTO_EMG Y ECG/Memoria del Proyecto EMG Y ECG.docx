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0D8" w:rsidRDefault="00DF2335">
      <w:pPr>
        <w:pStyle w:val="normal0"/>
        <w:rPr>
          <w:sz w:val="60"/>
          <w:szCs w:val="60"/>
        </w:rPr>
      </w:pPr>
      <w:r>
        <w:rPr>
          <w:sz w:val="60"/>
          <w:szCs w:val="60"/>
        </w:rPr>
        <w:t>Control de señales EMG y ECG</w:t>
      </w:r>
    </w:p>
    <w:p w:rsidR="002850D8" w:rsidRDefault="002850D8">
      <w:pPr>
        <w:pStyle w:val="normal0"/>
        <w:rPr>
          <w:sz w:val="60"/>
          <w:szCs w:val="60"/>
        </w:rPr>
      </w:pPr>
    </w:p>
    <w:p w:rsidR="002850D8" w:rsidRDefault="00DF2335">
      <w:pPr>
        <w:pStyle w:val="normal0"/>
        <w:rPr>
          <w:sz w:val="60"/>
          <w:szCs w:val="60"/>
        </w:rPr>
      </w:pPr>
      <w:r>
        <w:rPr>
          <w:noProof/>
          <w:sz w:val="60"/>
          <w:szCs w:val="60"/>
        </w:rPr>
        <w:drawing>
          <wp:inline distT="114300" distB="114300" distL="114300" distR="114300">
            <wp:extent cx="5734050" cy="3187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rcRect/>
                    <a:stretch>
                      <a:fillRect/>
                    </a:stretch>
                  </pic:blipFill>
                  <pic:spPr>
                    <a:xfrm>
                      <a:off x="0" y="0"/>
                      <a:ext cx="5734050" cy="3187700"/>
                    </a:xfrm>
                    <a:prstGeom prst="rect">
                      <a:avLst/>
                    </a:prstGeom>
                    <a:ln/>
                  </pic:spPr>
                </pic:pic>
              </a:graphicData>
            </a:graphic>
          </wp:inline>
        </w:drawing>
      </w:r>
    </w:p>
    <w:p w:rsidR="002850D8" w:rsidRDefault="00DF2335">
      <w:pPr>
        <w:pStyle w:val="normal0"/>
        <w:rPr>
          <w:sz w:val="60"/>
          <w:szCs w:val="60"/>
        </w:rPr>
      </w:pPr>
      <w:r>
        <w:rPr>
          <w:sz w:val="60"/>
          <w:szCs w:val="60"/>
        </w:rPr>
        <w:t xml:space="preserve">        Manuel Medina Parra</w:t>
      </w:r>
    </w:p>
    <w:p w:rsidR="002850D8" w:rsidRDefault="002850D8">
      <w:pPr>
        <w:pStyle w:val="normal0"/>
        <w:rPr>
          <w:sz w:val="60"/>
          <w:szCs w:val="60"/>
        </w:rPr>
      </w:pPr>
    </w:p>
    <w:p w:rsidR="001C1A51" w:rsidRDefault="001C1A51">
      <w:pPr>
        <w:pStyle w:val="normal0"/>
        <w:rPr>
          <w:sz w:val="48"/>
          <w:szCs w:val="48"/>
        </w:rPr>
      </w:pPr>
    </w:p>
    <w:p w:rsidR="002850D8" w:rsidRPr="001C1A51" w:rsidRDefault="00DF2335">
      <w:pPr>
        <w:pStyle w:val="normal0"/>
        <w:rPr>
          <w:sz w:val="48"/>
          <w:szCs w:val="48"/>
        </w:rPr>
      </w:pPr>
      <w:r w:rsidRPr="001C1A51">
        <w:rPr>
          <w:sz w:val="40"/>
          <w:szCs w:val="40"/>
        </w:rPr>
        <w:t>I.E.S Javier García Téllez</w:t>
      </w:r>
      <w:r>
        <w:rPr>
          <w:sz w:val="60"/>
          <w:szCs w:val="60"/>
        </w:rPr>
        <w:t xml:space="preserve"> </w:t>
      </w:r>
      <w:r w:rsidR="001C1A51">
        <w:rPr>
          <w:sz w:val="60"/>
          <w:szCs w:val="60"/>
        </w:rPr>
        <w:t xml:space="preserve">     </w:t>
      </w:r>
      <w:r w:rsidR="001C1A51" w:rsidRPr="001C1A51">
        <w:rPr>
          <w:sz w:val="36"/>
          <w:szCs w:val="44"/>
        </w:rPr>
        <w:t>En colaboración con:</w:t>
      </w:r>
      <w:r w:rsidR="001C1A51" w:rsidRPr="001C1A51">
        <w:rPr>
          <w:sz w:val="48"/>
          <w:szCs w:val="60"/>
        </w:rPr>
        <w:t xml:space="preserve"> </w:t>
      </w:r>
      <w:r>
        <w:rPr>
          <w:noProof/>
          <w:sz w:val="60"/>
          <w:szCs w:val="60"/>
        </w:rPr>
        <w:drawing>
          <wp:inline distT="114300" distB="114300" distL="114300" distR="114300">
            <wp:extent cx="2552700" cy="1304925"/>
            <wp:effectExtent l="1905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2561115" cy="1309227"/>
                    </a:xfrm>
                    <a:prstGeom prst="rect">
                      <a:avLst/>
                    </a:prstGeom>
                    <a:ln/>
                  </pic:spPr>
                </pic:pic>
              </a:graphicData>
            </a:graphic>
          </wp:inline>
        </w:drawing>
      </w:r>
      <w:r w:rsidR="001C1A51">
        <w:rPr>
          <w:noProof/>
          <w:sz w:val="48"/>
          <w:szCs w:val="60"/>
        </w:rPr>
        <w:t xml:space="preserve">         </w:t>
      </w:r>
      <w:r w:rsidR="001C1A51" w:rsidRPr="001C1A51">
        <w:rPr>
          <w:noProof/>
          <w:sz w:val="48"/>
          <w:szCs w:val="60"/>
        </w:rPr>
        <w:drawing>
          <wp:inline distT="0" distB="0" distL="0" distR="0">
            <wp:extent cx="2324100" cy="1197990"/>
            <wp:effectExtent l="19050" t="0" r="0" b="0"/>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28009" cy="1200005"/>
                    </a:xfrm>
                    <a:prstGeom prst="rect">
                      <a:avLst/>
                    </a:prstGeom>
                    <a:noFill/>
                    <a:ln w="9525">
                      <a:noFill/>
                      <a:miter lim="800000"/>
                      <a:headEnd/>
                      <a:tailEnd/>
                    </a:ln>
                  </pic:spPr>
                </pic:pic>
              </a:graphicData>
            </a:graphic>
          </wp:inline>
        </w:drawing>
      </w:r>
    </w:p>
    <w:p w:rsidR="002850D8" w:rsidRDefault="002850D8">
      <w:pPr>
        <w:pStyle w:val="normal0"/>
        <w:rPr>
          <w:sz w:val="28"/>
          <w:szCs w:val="28"/>
        </w:rPr>
      </w:pPr>
    </w:p>
    <w:p w:rsidR="00BE6B55" w:rsidRDefault="00BE6B55">
      <w:pPr>
        <w:pStyle w:val="normal0"/>
        <w:rPr>
          <w:b/>
        </w:rPr>
      </w:pPr>
    </w:p>
    <w:p w:rsidR="00BE6B55" w:rsidRDefault="00BE6B55">
      <w:pPr>
        <w:pStyle w:val="normal0"/>
        <w:rPr>
          <w:b/>
        </w:rPr>
      </w:pPr>
    </w:p>
    <w:p w:rsidR="00BE6B55" w:rsidRDefault="00BE6B55">
      <w:pPr>
        <w:pStyle w:val="normal0"/>
        <w:rPr>
          <w:b/>
        </w:rPr>
      </w:pPr>
    </w:p>
    <w:p w:rsidR="001C1A51" w:rsidRDefault="001C1A51">
      <w:pPr>
        <w:pStyle w:val="normal0"/>
        <w:rPr>
          <w:b/>
        </w:rPr>
      </w:pPr>
    </w:p>
    <w:p w:rsidR="001C1A51" w:rsidRDefault="001C1A51">
      <w:pPr>
        <w:pStyle w:val="normal0"/>
        <w:rPr>
          <w:b/>
        </w:rPr>
      </w:pPr>
    </w:p>
    <w:p w:rsidR="001C1A51" w:rsidRDefault="001C1A51">
      <w:pPr>
        <w:pStyle w:val="normal0"/>
        <w:rPr>
          <w:b/>
        </w:rPr>
      </w:pPr>
    </w:p>
    <w:p w:rsidR="002850D8" w:rsidRDefault="00DF2335">
      <w:pPr>
        <w:pStyle w:val="normal0"/>
        <w:rPr>
          <w:b/>
        </w:rPr>
      </w:pPr>
      <w:r>
        <w:rPr>
          <w:b/>
        </w:rPr>
        <w:lastRenderedPageBreak/>
        <w:t>ÍNDICE</w:t>
      </w:r>
    </w:p>
    <w:p w:rsidR="002850D8" w:rsidRDefault="002850D8">
      <w:pPr>
        <w:pStyle w:val="normal0"/>
        <w:rPr>
          <w:b/>
        </w:rPr>
      </w:pPr>
    </w:p>
    <w:p w:rsidR="002850D8" w:rsidRDefault="002850D8">
      <w:pPr>
        <w:pStyle w:val="normal0"/>
        <w:rPr>
          <w:b/>
        </w:rPr>
      </w:pPr>
    </w:p>
    <w:sdt>
      <w:sdtPr>
        <w:id w:val="566872016"/>
        <w:docPartObj>
          <w:docPartGallery w:val="Table of Contents"/>
          <w:docPartUnique/>
        </w:docPartObj>
      </w:sdtPr>
      <w:sdtContent>
        <w:p w:rsidR="002850D8" w:rsidRDefault="00AA27BC">
          <w:pPr>
            <w:pStyle w:val="normal0"/>
            <w:tabs>
              <w:tab w:val="right" w:pos="9030"/>
            </w:tabs>
            <w:spacing w:before="80" w:line="240" w:lineRule="auto"/>
            <w:rPr>
              <w:b/>
              <w:noProof/>
              <w:color w:val="000000"/>
            </w:rPr>
          </w:pPr>
          <w:r>
            <w:fldChar w:fldCharType="begin"/>
          </w:r>
          <w:r w:rsidR="00DF2335">
            <w:instrText xml:space="preserve"> TOC \h \u \z </w:instrText>
          </w:r>
          <w:r>
            <w:fldChar w:fldCharType="separate"/>
          </w:r>
          <w:hyperlink w:anchor="_m3wxdfxgdzzk">
            <w:r w:rsidR="00DF2335">
              <w:rPr>
                <w:b/>
                <w:noProof/>
                <w:color w:val="000000"/>
              </w:rPr>
              <w:t>1. Objeto y Alcance</w:t>
            </w:r>
          </w:hyperlink>
          <w:r w:rsidR="00DF2335">
            <w:rPr>
              <w:b/>
              <w:noProof/>
              <w:color w:val="000000"/>
            </w:rPr>
            <w:tab/>
          </w:r>
          <w:r>
            <w:rPr>
              <w:noProof/>
            </w:rPr>
            <w:fldChar w:fldCharType="begin"/>
          </w:r>
          <w:r w:rsidR="00DF2335">
            <w:rPr>
              <w:noProof/>
            </w:rPr>
            <w:instrText xml:space="preserve"> PAGEREF _m3wxdfxgdzzk \h </w:instrText>
          </w:r>
          <w:r>
            <w:rPr>
              <w:noProof/>
            </w:rPr>
          </w:r>
          <w:r>
            <w:rPr>
              <w:noProof/>
            </w:rPr>
            <w:fldChar w:fldCharType="separate"/>
          </w:r>
          <w:r w:rsidR="001C1A51">
            <w:rPr>
              <w:noProof/>
            </w:rPr>
            <w:t>3</w:t>
          </w:r>
          <w:r>
            <w:rPr>
              <w:noProof/>
            </w:rPr>
            <w:fldChar w:fldCharType="end"/>
          </w:r>
        </w:p>
        <w:p w:rsidR="002850D8" w:rsidRDefault="00AA27BC">
          <w:pPr>
            <w:pStyle w:val="normal0"/>
            <w:tabs>
              <w:tab w:val="right" w:pos="9030"/>
            </w:tabs>
            <w:spacing w:before="200" w:line="240" w:lineRule="auto"/>
            <w:rPr>
              <w:b/>
              <w:noProof/>
              <w:color w:val="000000"/>
            </w:rPr>
          </w:pPr>
          <w:hyperlink w:anchor="_p0i36ajplxo">
            <w:r w:rsidR="00DF2335">
              <w:rPr>
                <w:b/>
                <w:noProof/>
                <w:color w:val="000000"/>
              </w:rPr>
              <w:t>2. Alternativa Profesional (con aparato y programa diseñado para ello)</w:t>
            </w:r>
          </w:hyperlink>
          <w:r w:rsidR="00DF2335">
            <w:rPr>
              <w:b/>
              <w:noProof/>
              <w:color w:val="000000"/>
            </w:rPr>
            <w:tab/>
          </w:r>
          <w:r>
            <w:rPr>
              <w:noProof/>
            </w:rPr>
            <w:fldChar w:fldCharType="begin"/>
          </w:r>
          <w:r w:rsidR="00DF2335">
            <w:rPr>
              <w:noProof/>
            </w:rPr>
            <w:instrText xml:space="preserve"> PAGEREF _p0i36ajplxo \h </w:instrText>
          </w:r>
          <w:r>
            <w:rPr>
              <w:noProof/>
            </w:rPr>
          </w:r>
          <w:r>
            <w:rPr>
              <w:noProof/>
            </w:rPr>
            <w:fldChar w:fldCharType="separate"/>
          </w:r>
          <w:r w:rsidR="001C1A51">
            <w:rPr>
              <w:noProof/>
            </w:rPr>
            <w:t>3</w:t>
          </w:r>
          <w:r>
            <w:rPr>
              <w:noProof/>
            </w:rPr>
            <w:fldChar w:fldCharType="end"/>
          </w:r>
        </w:p>
        <w:p w:rsidR="002850D8" w:rsidRDefault="00AA27BC">
          <w:pPr>
            <w:pStyle w:val="normal0"/>
            <w:tabs>
              <w:tab w:val="right" w:pos="9030"/>
            </w:tabs>
            <w:spacing w:before="200" w:line="240" w:lineRule="auto"/>
            <w:rPr>
              <w:b/>
              <w:noProof/>
              <w:color w:val="000000"/>
            </w:rPr>
          </w:pPr>
          <w:hyperlink w:anchor="_mitxqdcky7ki">
            <w:r w:rsidR="00DF2335">
              <w:rPr>
                <w:b/>
                <w:noProof/>
                <w:color w:val="000000"/>
              </w:rPr>
              <w:t>3. Descripción</w:t>
            </w:r>
          </w:hyperlink>
          <w:r w:rsidR="00DF2335">
            <w:rPr>
              <w:b/>
              <w:noProof/>
              <w:color w:val="000000"/>
            </w:rPr>
            <w:tab/>
          </w:r>
          <w:r>
            <w:rPr>
              <w:noProof/>
            </w:rPr>
            <w:fldChar w:fldCharType="begin"/>
          </w:r>
          <w:r w:rsidR="00DF2335">
            <w:rPr>
              <w:noProof/>
            </w:rPr>
            <w:instrText xml:space="preserve"> PAGEREF _mitxqdcky7ki \h </w:instrText>
          </w:r>
          <w:r>
            <w:rPr>
              <w:noProof/>
            </w:rPr>
          </w:r>
          <w:r>
            <w:rPr>
              <w:noProof/>
            </w:rPr>
            <w:fldChar w:fldCharType="separate"/>
          </w:r>
          <w:r w:rsidR="001C1A51">
            <w:rPr>
              <w:noProof/>
            </w:rPr>
            <w:t>6</w:t>
          </w:r>
          <w:r>
            <w:rPr>
              <w:noProof/>
            </w:rPr>
            <w:fldChar w:fldCharType="end"/>
          </w:r>
        </w:p>
        <w:p w:rsidR="002850D8" w:rsidRDefault="00AA27BC">
          <w:pPr>
            <w:pStyle w:val="normal0"/>
            <w:tabs>
              <w:tab w:val="right" w:pos="9030"/>
            </w:tabs>
            <w:spacing w:before="60" w:line="240" w:lineRule="auto"/>
            <w:ind w:left="720"/>
            <w:rPr>
              <w:noProof/>
              <w:color w:val="000000"/>
            </w:rPr>
          </w:pPr>
          <w:hyperlink w:anchor="_t9pypy3hxyy0">
            <w:r w:rsidR="00DF2335">
              <w:rPr>
                <w:noProof/>
                <w:color w:val="000000"/>
              </w:rPr>
              <w:t>3.1. EMG  (Electromiografía)</w:t>
            </w:r>
          </w:hyperlink>
          <w:r w:rsidR="00DF2335">
            <w:rPr>
              <w:noProof/>
              <w:color w:val="000000"/>
            </w:rPr>
            <w:tab/>
          </w:r>
          <w:r>
            <w:rPr>
              <w:noProof/>
            </w:rPr>
            <w:fldChar w:fldCharType="begin"/>
          </w:r>
          <w:r w:rsidR="00DF2335">
            <w:rPr>
              <w:noProof/>
            </w:rPr>
            <w:instrText xml:space="preserve"> PAGEREF _t9pypy3hxyy0 \h </w:instrText>
          </w:r>
          <w:r>
            <w:rPr>
              <w:noProof/>
            </w:rPr>
          </w:r>
          <w:r>
            <w:rPr>
              <w:noProof/>
            </w:rPr>
            <w:fldChar w:fldCharType="separate"/>
          </w:r>
          <w:r w:rsidR="001C1A51">
            <w:rPr>
              <w:noProof/>
            </w:rPr>
            <w:t>6</w:t>
          </w:r>
          <w:r>
            <w:rPr>
              <w:noProof/>
            </w:rPr>
            <w:fldChar w:fldCharType="end"/>
          </w:r>
        </w:p>
        <w:p w:rsidR="002850D8" w:rsidRDefault="00AA27BC">
          <w:pPr>
            <w:pStyle w:val="normal0"/>
            <w:tabs>
              <w:tab w:val="right" w:pos="9030"/>
            </w:tabs>
            <w:spacing w:before="60" w:line="240" w:lineRule="auto"/>
            <w:ind w:left="720"/>
            <w:rPr>
              <w:noProof/>
              <w:color w:val="000000"/>
            </w:rPr>
          </w:pPr>
          <w:hyperlink w:anchor="_tajz3ohvf5m8">
            <w:r w:rsidR="00DF2335">
              <w:rPr>
                <w:noProof/>
                <w:color w:val="000000"/>
              </w:rPr>
              <w:t>3.2. ECG (Electrocardiografía)</w:t>
            </w:r>
          </w:hyperlink>
          <w:r w:rsidR="00DF2335">
            <w:rPr>
              <w:noProof/>
              <w:color w:val="000000"/>
            </w:rPr>
            <w:tab/>
          </w:r>
          <w:r>
            <w:rPr>
              <w:noProof/>
            </w:rPr>
            <w:fldChar w:fldCharType="begin"/>
          </w:r>
          <w:r w:rsidR="00DF2335">
            <w:rPr>
              <w:noProof/>
            </w:rPr>
            <w:instrText xml:space="preserve"> PAGEREF _tajz3ohvf5m8 \h </w:instrText>
          </w:r>
          <w:r>
            <w:rPr>
              <w:noProof/>
            </w:rPr>
          </w:r>
          <w:r>
            <w:rPr>
              <w:noProof/>
            </w:rPr>
            <w:fldChar w:fldCharType="separate"/>
          </w:r>
          <w:r w:rsidR="001C1A51">
            <w:rPr>
              <w:noProof/>
            </w:rPr>
            <w:t>9</w:t>
          </w:r>
          <w:r>
            <w:rPr>
              <w:noProof/>
            </w:rPr>
            <w:fldChar w:fldCharType="end"/>
          </w:r>
        </w:p>
        <w:p w:rsidR="002850D8" w:rsidRDefault="00AA27BC">
          <w:pPr>
            <w:pStyle w:val="normal0"/>
            <w:tabs>
              <w:tab w:val="right" w:pos="9030"/>
            </w:tabs>
            <w:spacing w:before="200" w:line="240" w:lineRule="auto"/>
            <w:rPr>
              <w:b/>
              <w:noProof/>
              <w:color w:val="000000"/>
            </w:rPr>
          </w:pPr>
          <w:hyperlink w:anchor="_waf26d1zg9z4">
            <w:r w:rsidR="00DF2335">
              <w:rPr>
                <w:b/>
                <w:noProof/>
                <w:color w:val="000000"/>
              </w:rPr>
              <w:t>4. Elementos utilizados</w:t>
            </w:r>
          </w:hyperlink>
          <w:r w:rsidR="00DF2335">
            <w:rPr>
              <w:b/>
              <w:noProof/>
              <w:color w:val="000000"/>
            </w:rPr>
            <w:tab/>
          </w:r>
          <w:r>
            <w:rPr>
              <w:noProof/>
            </w:rPr>
            <w:fldChar w:fldCharType="begin"/>
          </w:r>
          <w:r w:rsidR="00DF2335">
            <w:rPr>
              <w:noProof/>
            </w:rPr>
            <w:instrText xml:space="preserve"> PAGEREF _waf26d1zg9z4 \h </w:instrText>
          </w:r>
          <w:r>
            <w:rPr>
              <w:noProof/>
            </w:rPr>
          </w:r>
          <w:r>
            <w:rPr>
              <w:noProof/>
            </w:rPr>
            <w:fldChar w:fldCharType="separate"/>
          </w:r>
          <w:r w:rsidR="001C1A51">
            <w:rPr>
              <w:noProof/>
            </w:rPr>
            <w:t>11</w:t>
          </w:r>
          <w:r>
            <w:rPr>
              <w:noProof/>
            </w:rPr>
            <w:fldChar w:fldCharType="end"/>
          </w:r>
        </w:p>
        <w:p w:rsidR="002850D8" w:rsidRDefault="00AA27BC">
          <w:pPr>
            <w:pStyle w:val="normal0"/>
            <w:tabs>
              <w:tab w:val="right" w:pos="9030"/>
            </w:tabs>
            <w:spacing w:before="60" w:line="240" w:lineRule="auto"/>
            <w:ind w:left="360"/>
            <w:rPr>
              <w:noProof/>
              <w:color w:val="000000"/>
            </w:rPr>
          </w:pPr>
          <w:hyperlink w:anchor="_mfwf8gpi37xx">
            <w:r w:rsidR="00DF2335">
              <w:rPr>
                <w:noProof/>
                <w:color w:val="000000"/>
              </w:rPr>
              <w:t>4.1. Hardware</w:t>
            </w:r>
          </w:hyperlink>
          <w:r w:rsidR="00DF2335">
            <w:rPr>
              <w:noProof/>
              <w:color w:val="000000"/>
            </w:rPr>
            <w:tab/>
          </w:r>
          <w:r>
            <w:rPr>
              <w:noProof/>
            </w:rPr>
            <w:fldChar w:fldCharType="begin"/>
          </w:r>
          <w:r w:rsidR="00DF2335">
            <w:rPr>
              <w:noProof/>
            </w:rPr>
            <w:instrText xml:space="preserve"> PAGEREF _mfwf8gpi37xx \h </w:instrText>
          </w:r>
          <w:r>
            <w:rPr>
              <w:noProof/>
            </w:rPr>
          </w:r>
          <w:r>
            <w:rPr>
              <w:noProof/>
            </w:rPr>
            <w:fldChar w:fldCharType="separate"/>
          </w:r>
          <w:r w:rsidR="001C1A51">
            <w:rPr>
              <w:noProof/>
            </w:rPr>
            <w:t>11</w:t>
          </w:r>
          <w:r>
            <w:rPr>
              <w:noProof/>
            </w:rPr>
            <w:fldChar w:fldCharType="end"/>
          </w:r>
        </w:p>
        <w:p w:rsidR="002850D8" w:rsidRDefault="00AA27BC">
          <w:pPr>
            <w:pStyle w:val="normal0"/>
            <w:tabs>
              <w:tab w:val="right" w:pos="9030"/>
            </w:tabs>
            <w:spacing w:before="60" w:line="240" w:lineRule="auto"/>
            <w:ind w:left="360"/>
            <w:rPr>
              <w:noProof/>
              <w:color w:val="000000"/>
            </w:rPr>
          </w:pPr>
          <w:hyperlink w:anchor="_f1p9j35l7dln">
            <w:r w:rsidR="00DF2335">
              <w:rPr>
                <w:noProof/>
                <w:color w:val="000000"/>
              </w:rPr>
              <w:t>(https://www.sparkfun.com/products/12650)</w:t>
            </w:r>
          </w:hyperlink>
          <w:r w:rsidR="00DF2335">
            <w:rPr>
              <w:noProof/>
              <w:color w:val="000000"/>
            </w:rPr>
            <w:tab/>
          </w:r>
          <w:r>
            <w:rPr>
              <w:noProof/>
            </w:rPr>
            <w:fldChar w:fldCharType="begin"/>
          </w:r>
          <w:r w:rsidR="00DF2335">
            <w:rPr>
              <w:noProof/>
            </w:rPr>
            <w:instrText xml:space="preserve"> PAGEREF _f1p9j35l7dln \h </w:instrText>
          </w:r>
          <w:r>
            <w:rPr>
              <w:noProof/>
            </w:rPr>
          </w:r>
          <w:r>
            <w:rPr>
              <w:noProof/>
            </w:rPr>
            <w:fldChar w:fldCharType="separate"/>
          </w:r>
          <w:r w:rsidR="001C1A51">
            <w:rPr>
              <w:noProof/>
            </w:rPr>
            <w:t>13</w:t>
          </w:r>
          <w:r>
            <w:rPr>
              <w:noProof/>
            </w:rPr>
            <w:fldChar w:fldCharType="end"/>
          </w:r>
        </w:p>
        <w:p w:rsidR="002850D8" w:rsidRDefault="00AA27BC">
          <w:pPr>
            <w:pStyle w:val="normal0"/>
            <w:tabs>
              <w:tab w:val="right" w:pos="9030"/>
            </w:tabs>
            <w:spacing w:before="60" w:line="240" w:lineRule="auto"/>
            <w:ind w:left="360"/>
            <w:rPr>
              <w:noProof/>
              <w:color w:val="000000"/>
            </w:rPr>
          </w:pPr>
          <w:hyperlink w:anchor="_1414vw9rs0vr">
            <w:r w:rsidR="00DF2335">
              <w:rPr>
                <w:noProof/>
                <w:color w:val="000000"/>
              </w:rPr>
              <w:t>4.2. Software</w:t>
            </w:r>
          </w:hyperlink>
          <w:r w:rsidR="00DF2335">
            <w:rPr>
              <w:noProof/>
              <w:color w:val="000000"/>
            </w:rPr>
            <w:tab/>
          </w:r>
          <w:r>
            <w:rPr>
              <w:noProof/>
            </w:rPr>
            <w:fldChar w:fldCharType="begin"/>
          </w:r>
          <w:r w:rsidR="00DF2335">
            <w:rPr>
              <w:noProof/>
            </w:rPr>
            <w:instrText xml:space="preserve"> PAGEREF _1414vw9rs0vr \h </w:instrText>
          </w:r>
          <w:r>
            <w:rPr>
              <w:noProof/>
            </w:rPr>
          </w:r>
          <w:r>
            <w:rPr>
              <w:noProof/>
            </w:rPr>
            <w:fldChar w:fldCharType="separate"/>
          </w:r>
          <w:r w:rsidR="001C1A51">
            <w:rPr>
              <w:noProof/>
            </w:rPr>
            <w:t>13</w:t>
          </w:r>
          <w:r>
            <w:rPr>
              <w:noProof/>
            </w:rPr>
            <w:fldChar w:fldCharType="end"/>
          </w:r>
        </w:p>
        <w:p w:rsidR="002850D8" w:rsidRDefault="00AA27BC">
          <w:pPr>
            <w:pStyle w:val="normal0"/>
            <w:tabs>
              <w:tab w:val="right" w:pos="9030"/>
            </w:tabs>
            <w:spacing w:before="200" w:line="240" w:lineRule="auto"/>
            <w:rPr>
              <w:b/>
              <w:noProof/>
              <w:color w:val="000000"/>
            </w:rPr>
          </w:pPr>
          <w:hyperlink w:anchor="_k97s1zbsjaf0">
            <w:r w:rsidR="00DF2335">
              <w:rPr>
                <w:b/>
                <w:noProof/>
                <w:color w:val="000000"/>
              </w:rPr>
              <w:t>5. Programación y Configuración de Equipos</w:t>
            </w:r>
          </w:hyperlink>
          <w:r w:rsidR="00DF2335">
            <w:rPr>
              <w:b/>
              <w:noProof/>
              <w:color w:val="000000"/>
            </w:rPr>
            <w:tab/>
          </w:r>
          <w:r>
            <w:rPr>
              <w:noProof/>
            </w:rPr>
            <w:fldChar w:fldCharType="begin"/>
          </w:r>
          <w:r w:rsidR="00DF2335">
            <w:rPr>
              <w:noProof/>
            </w:rPr>
            <w:instrText xml:space="preserve"> PAGEREF _k97s1zbsjaf0 \h </w:instrText>
          </w:r>
          <w:r>
            <w:rPr>
              <w:noProof/>
            </w:rPr>
          </w:r>
          <w:r>
            <w:rPr>
              <w:noProof/>
            </w:rPr>
            <w:fldChar w:fldCharType="separate"/>
          </w:r>
          <w:r w:rsidR="001C1A51">
            <w:rPr>
              <w:noProof/>
            </w:rPr>
            <w:t>14</w:t>
          </w:r>
          <w:r>
            <w:rPr>
              <w:noProof/>
            </w:rPr>
            <w:fldChar w:fldCharType="end"/>
          </w:r>
        </w:p>
        <w:p w:rsidR="002850D8" w:rsidRDefault="00AA27BC">
          <w:pPr>
            <w:pStyle w:val="normal0"/>
            <w:tabs>
              <w:tab w:val="right" w:pos="9030"/>
            </w:tabs>
            <w:spacing w:before="60" w:line="240" w:lineRule="auto"/>
            <w:ind w:left="360"/>
            <w:rPr>
              <w:noProof/>
              <w:color w:val="000000"/>
            </w:rPr>
          </w:pPr>
          <w:hyperlink w:anchor="_s268t962m9b4">
            <w:r w:rsidR="00DF2335">
              <w:rPr>
                <w:noProof/>
                <w:color w:val="000000"/>
              </w:rPr>
              <w:t>5.1. (Arduino) - Señal EMG</w:t>
            </w:r>
          </w:hyperlink>
          <w:r w:rsidR="00DF2335">
            <w:rPr>
              <w:noProof/>
              <w:color w:val="000000"/>
            </w:rPr>
            <w:tab/>
          </w:r>
          <w:r>
            <w:rPr>
              <w:noProof/>
            </w:rPr>
            <w:fldChar w:fldCharType="begin"/>
          </w:r>
          <w:r w:rsidR="00DF2335">
            <w:rPr>
              <w:noProof/>
            </w:rPr>
            <w:instrText xml:space="preserve"> PAGEREF _s268t962m9b4 \h </w:instrText>
          </w:r>
          <w:r>
            <w:rPr>
              <w:noProof/>
            </w:rPr>
          </w:r>
          <w:r>
            <w:rPr>
              <w:noProof/>
            </w:rPr>
            <w:fldChar w:fldCharType="separate"/>
          </w:r>
          <w:r w:rsidR="001C1A51">
            <w:rPr>
              <w:noProof/>
            </w:rPr>
            <w:t>14</w:t>
          </w:r>
          <w:r>
            <w:rPr>
              <w:noProof/>
            </w:rPr>
            <w:fldChar w:fldCharType="end"/>
          </w:r>
        </w:p>
        <w:p w:rsidR="002850D8" w:rsidRDefault="00AA27BC">
          <w:pPr>
            <w:pStyle w:val="normal0"/>
            <w:tabs>
              <w:tab w:val="right" w:pos="9030"/>
            </w:tabs>
            <w:spacing w:before="60" w:line="240" w:lineRule="auto"/>
            <w:ind w:left="360"/>
            <w:rPr>
              <w:noProof/>
              <w:color w:val="000000"/>
            </w:rPr>
          </w:pPr>
          <w:hyperlink w:anchor="_r0e207qcaojb">
            <w:r w:rsidR="00DF2335">
              <w:rPr>
                <w:noProof/>
                <w:color w:val="000000"/>
              </w:rPr>
              <w:t>5.2. (Arduino) - Señal ECG</w:t>
            </w:r>
          </w:hyperlink>
          <w:r w:rsidR="00DF2335">
            <w:rPr>
              <w:noProof/>
              <w:color w:val="000000"/>
            </w:rPr>
            <w:tab/>
          </w:r>
          <w:r>
            <w:rPr>
              <w:noProof/>
            </w:rPr>
            <w:fldChar w:fldCharType="begin"/>
          </w:r>
          <w:r w:rsidR="00DF2335">
            <w:rPr>
              <w:noProof/>
            </w:rPr>
            <w:instrText xml:space="preserve"> PAGEREF _r0e207qcaojb \h </w:instrText>
          </w:r>
          <w:r>
            <w:rPr>
              <w:noProof/>
            </w:rPr>
          </w:r>
          <w:r>
            <w:rPr>
              <w:noProof/>
            </w:rPr>
            <w:fldChar w:fldCharType="separate"/>
          </w:r>
          <w:r w:rsidR="001C1A51">
            <w:rPr>
              <w:noProof/>
            </w:rPr>
            <w:t>15</w:t>
          </w:r>
          <w:r>
            <w:rPr>
              <w:noProof/>
            </w:rPr>
            <w:fldChar w:fldCharType="end"/>
          </w:r>
        </w:p>
        <w:p w:rsidR="002850D8" w:rsidRDefault="00AA27BC">
          <w:pPr>
            <w:pStyle w:val="normal0"/>
            <w:tabs>
              <w:tab w:val="right" w:pos="9030"/>
            </w:tabs>
            <w:spacing w:before="60" w:line="240" w:lineRule="auto"/>
            <w:ind w:left="360"/>
            <w:rPr>
              <w:noProof/>
              <w:color w:val="000000"/>
            </w:rPr>
          </w:pPr>
          <w:hyperlink w:anchor="_4kc2loxj38tw">
            <w:r w:rsidR="00DF2335">
              <w:rPr>
                <w:noProof/>
                <w:color w:val="000000"/>
              </w:rPr>
              <w:t>5.3. (Matlab) - Señal EMG</w:t>
            </w:r>
          </w:hyperlink>
          <w:r w:rsidR="00DF2335">
            <w:rPr>
              <w:noProof/>
              <w:color w:val="000000"/>
            </w:rPr>
            <w:tab/>
          </w:r>
          <w:r>
            <w:rPr>
              <w:noProof/>
            </w:rPr>
            <w:fldChar w:fldCharType="begin"/>
          </w:r>
          <w:r w:rsidR="00DF2335">
            <w:rPr>
              <w:noProof/>
            </w:rPr>
            <w:instrText xml:space="preserve"> PAGEREF _4kc2loxj38tw \h </w:instrText>
          </w:r>
          <w:r>
            <w:rPr>
              <w:noProof/>
            </w:rPr>
          </w:r>
          <w:r>
            <w:rPr>
              <w:noProof/>
            </w:rPr>
            <w:fldChar w:fldCharType="separate"/>
          </w:r>
          <w:r w:rsidR="001C1A51">
            <w:rPr>
              <w:noProof/>
            </w:rPr>
            <w:t>16</w:t>
          </w:r>
          <w:r>
            <w:rPr>
              <w:noProof/>
            </w:rPr>
            <w:fldChar w:fldCharType="end"/>
          </w:r>
        </w:p>
        <w:p w:rsidR="002850D8" w:rsidRDefault="00AA27BC">
          <w:pPr>
            <w:pStyle w:val="normal0"/>
            <w:tabs>
              <w:tab w:val="right" w:pos="9030"/>
            </w:tabs>
            <w:spacing w:before="60" w:line="240" w:lineRule="auto"/>
            <w:ind w:left="360"/>
            <w:rPr>
              <w:noProof/>
              <w:color w:val="000000"/>
            </w:rPr>
          </w:pPr>
          <w:hyperlink w:anchor="_7y8y0t45elk8">
            <w:r w:rsidR="00DF2335">
              <w:rPr>
                <w:noProof/>
                <w:color w:val="000000"/>
              </w:rPr>
              <w:t>5.4. (Matlab) - Señal ECG</w:t>
            </w:r>
          </w:hyperlink>
          <w:r w:rsidR="00DF2335">
            <w:rPr>
              <w:noProof/>
              <w:color w:val="000000"/>
            </w:rPr>
            <w:tab/>
          </w:r>
          <w:r>
            <w:rPr>
              <w:noProof/>
            </w:rPr>
            <w:fldChar w:fldCharType="begin"/>
          </w:r>
          <w:r w:rsidR="00DF2335">
            <w:rPr>
              <w:noProof/>
            </w:rPr>
            <w:instrText xml:space="preserve"> PAGEREF _7y8y0t45elk8 \h </w:instrText>
          </w:r>
          <w:r>
            <w:rPr>
              <w:noProof/>
            </w:rPr>
          </w:r>
          <w:r>
            <w:rPr>
              <w:noProof/>
            </w:rPr>
            <w:fldChar w:fldCharType="separate"/>
          </w:r>
          <w:r w:rsidR="001C1A51">
            <w:rPr>
              <w:noProof/>
            </w:rPr>
            <w:t>26</w:t>
          </w:r>
          <w:r>
            <w:rPr>
              <w:noProof/>
            </w:rPr>
            <w:fldChar w:fldCharType="end"/>
          </w:r>
        </w:p>
        <w:p w:rsidR="002850D8" w:rsidRDefault="00AA27BC">
          <w:pPr>
            <w:pStyle w:val="normal0"/>
            <w:tabs>
              <w:tab w:val="right" w:pos="9030"/>
            </w:tabs>
            <w:spacing w:before="200" w:line="240" w:lineRule="auto"/>
            <w:rPr>
              <w:b/>
              <w:noProof/>
              <w:color w:val="000000"/>
            </w:rPr>
          </w:pPr>
          <w:hyperlink w:anchor="_qi4e4nevhjem">
            <w:r w:rsidR="00DF2335">
              <w:rPr>
                <w:b/>
                <w:noProof/>
                <w:color w:val="000000"/>
              </w:rPr>
              <w:t>6. Planificación</w:t>
            </w:r>
          </w:hyperlink>
          <w:r w:rsidR="00DF2335">
            <w:rPr>
              <w:b/>
              <w:noProof/>
              <w:color w:val="000000"/>
            </w:rPr>
            <w:tab/>
          </w:r>
          <w:r>
            <w:rPr>
              <w:noProof/>
            </w:rPr>
            <w:fldChar w:fldCharType="begin"/>
          </w:r>
          <w:r w:rsidR="00DF2335">
            <w:rPr>
              <w:noProof/>
            </w:rPr>
            <w:instrText xml:space="preserve"> PAGEREF _qi4e4nevhjem \h </w:instrText>
          </w:r>
          <w:r>
            <w:rPr>
              <w:noProof/>
            </w:rPr>
          </w:r>
          <w:r>
            <w:rPr>
              <w:noProof/>
            </w:rPr>
            <w:fldChar w:fldCharType="separate"/>
          </w:r>
          <w:r w:rsidR="001C1A51">
            <w:rPr>
              <w:noProof/>
            </w:rPr>
            <w:t>28</w:t>
          </w:r>
          <w:r>
            <w:rPr>
              <w:noProof/>
            </w:rPr>
            <w:fldChar w:fldCharType="end"/>
          </w:r>
        </w:p>
        <w:p w:rsidR="002850D8" w:rsidRDefault="00AA27BC">
          <w:pPr>
            <w:pStyle w:val="normal0"/>
            <w:tabs>
              <w:tab w:val="right" w:pos="9030"/>
            </w:tabs>
            <w:spacing w:before="200" w:line="240" w:lineRule="auto"/>
            <w:rPr>
              <w:b/>
              <w:noProof/>
              <w:color w:val="000000"/>
            </w:rPr>
          </w:pPr>
          <w:hyperlink w:anchor="_236z3w3vnr6h">
            <w:r w:rsidR="00DF2335">
              <w:rPr>
                <w:b/>
                <w:noProof/>
                <w:color w:val="000000"/>
              </w:rPr>
              <w:t>7. Presupuesto</w:t>
            </w:r>
          </w:hyperlink>
          <w:r w:rsidR="00DF2335">
            <w:rPr>
              <w:b/>
              <w:noProof/>
              <w:color w:val="000000"/>
            </w:rPr>
            <w:tab/>
          </w:r>
          <w:r>
            <w:rPr>
              <w:noProof/>
            </w:rPr>
            <w:fldChar w:fldCharType="begin"/>
          </w:r>
          <w:r w:rsidR="00DF2335">
            <w:rPr>
              <w:noProof/>
            </w:rPr>
            <w:instrText xml:space="preserve"> PAGEREF _236z3w3vnr6h \h </w:instrText>
          </w:r>
          <w:r>
            <w:rPr>
              <w:noProof/>
            </w:rPr>
          </w:r>
          <w:r>
            <w:rPr>
              <w:noProof/>
            </w:rPr>
            <w:fldChar w:fldCharType="separate"/>
          </w:r>
          <w:r w:rsidR="001C1A51">
            <w:rPr>
              <w:noProof/>
            </w:rPr>
            <w:t>28</w:t>
          </w:r>
          <w:r>
            <w:rPr>
              <w:noProof/>
            </w:rPr>
            <w:fldChar w:fldCharType="end"/>
          </w:r>
        </w:p>
        <w:p w:rsidR="002850D8" w:rsidRDefault="00AA27BC">
          <w:pPr>
            <w:pStyle w:val="normal0"/>
            <w:tabs>
              <w:tab w:val="right" w:pos="9030"/>
            </w:tabs>
            <w:spacing w:before="60" w:line="240" w:lineRule="auto"/>
            <w:ind w:left="360"/>
            <w:rPr>
              <w:noProof/>
              <w:color w:val="000000"/>
            </w:rPr>
          </w:pPr>
          <w:hyperlink w:anchor="_dw9m0klyqh68">
            <w:r w:rsidR="00DF2335">
              <w:rPr>
                <w:noProof/>
                <w:color w:val="000000"/>
              </w:rPr>
              <w:t>7.1. Mediciones</w:t>
            </w:r>
          </w:hyperlink>
          <w:r w:rsidR="00DF2335">
            <w:rPr>
              <w:noProof/>
              <w:color w:val="000000"/>
            </w:rPr>
            <w:tab/>
          </w:r>
          <w:r>
            <w:rPr>
              <w:noProof/>
            </w:rPr>
            <w:fldChar w:fldCharType="begin"/>
          </w:r>
          <w:r w:rsidR="00DF2335">
            <w:rPr>
              <w:noProof/>
            </w:rPr>
            <w:instrText xml:space="preserve"> PAGEREF _dw9m0klyqh68 \h </w:instrText>
          </w:r>
          <w:r>
            <w:rPr>
              <w:noProof/>
            </w:rPr>
          </w:r>
          <w:r>
            <w:rPr>
              <w:noProof/>
            </w:rPr>
            <w:fldChar w:fldCharType="separate"/>
          </w:r>
          <w:r w:rsidR="001C1A51">
            <w:rPr>
              <w:noProof/>
            </w:rPr>
            <w:t>28</w:t>
          </w:r>
          <w:r>
            <w:rPr>
              <w:noProof/>
            </w:rPr>
            <w:fldChar w:fldCharType="end"/>
          </w:r>
        </w:p>
        <w:p w:rsidR="002850D8" w:rsidRDefault="00AA27BC">
          <w:pPr>
            <w:pStyle w:val="normal0"/>
            <w:tabs>
              <w:tab w:val="right" w:pos="9030"/>
            </w:tabs>
            <w:spacing w:before="60" w:line="240" w:lineRule="auto"/>
            <w:ind w:left="360"/>
            <w:rPr>
              <w:noProof/>
              <w:color w:val="000000"/>
            </w:rPr>
          </w:pPr>
          <w:hyperlink w:anchor="_iojz0f3u4txn">
            <w:r w:rsidR="00DF2335">
              <w:rPr>
                <w:noProof/>
                <w:color w:val="000000"/>
              </w:rPr>
              <w:t>7.2. Cuadro de Precios</w:t>
            </w:r>
          </w:hyperlink>
          <w:r w:rsidR="00DF2335">
            <w:rPr>
              <w:noProof/>
              <w:color w:val="000000"/>
            </w:rPr>
            <w:tab/>
          </w:r>
          <w:r>
            <w:rPr>
              <w:noProof/>
            </w:rPr>
            <w:fldChar w:fldCharType="begin"/>
          </w:r>
          <w:r w:rsidR="00DF2335">
            <w:rPr>
              <w:noProof/>
            </w:rPr>
            <w:instrText xml:space="preserve"> PAGEREF _iojz0f3u4txn \h </w:instrText>
          </w:r>
          <w:r>
            <w:rPr>
              <w:noProof/>
            </w:rPr>
          </w:r>
          <w:r>
            <w:rPr>
              <w:noProof/>
            </w:rPr>
            <w:fldChar w:fldCharType="separate"/>
          </w:r>
          <w:r w:rsidR="001C1A51">
            <w:rPr>
              <w:noProof/>
            </w:rPr>
            <w:t>29</w:t>
          </w:r>
          <w:r>
            <w:rPr>
              <w:noProof/>
            </w:rPr>
            <w:fldChar w:fldCharType="end"/>
          </w:r>
        </w:p>
        <w:p w:rsidR="002850D8" w:rsidRDefault="00AA27BC">
          <w:pPr>
            <w:pStyle w:val="normal0"/>
            <w:tabs>
              <w:tab w:val="right" w:pos="9030"/>
            </w:tabs>
            <w:spacing w:before="60" w:line="240" w:lineRule="auto"/>
            <w:ind w:left="360"/>
            <w:rPr>
              <w:noProof/>
              <w:color w:val="000000"/>
            </w:rPr>
          </w:pPr>
          <w:hyperlink w:anchor="_z8nvfz60b0v">
            <w:r w:rsidR="00DF2335">
              <w:rPr>
                <w:noProof/>
                <w:color w:val="000000"/>
              </w:rPr>
              <w:t>7.3. Presupuesto</w:t>
            </w:r>
          </w:hyperlink>
          <w:r w:rsidR="00DF2335">
            <w:rPr>
              <w:noProof/>
              <w:color w:val="000000"/>
            </w:rPr>
            <w:tab/>
          </w:r>
          <w:r>
            <w:rPr>
              <w:noProof/>
            </w:rPr>
            <w:fldChar w:fldCharType="begin"/>
          </w:r>
          <w:r w:rsidR="00DF2335">
            <w:rPr>
              <w:noProof/>
            </w:rPr>
            <w:instrText xml:space="preserve"> PAGEREF _z8nvfz60b0v \h </w:instrText>
          </w:r>
          <w:r>
            <w:rPr>
              <w:noProof/>
            </w:rPr>
          </w:r>
          <w:r>
            <w:rPr>
              <w:noProof/>
            </w:rPr>
            <w:fldChar w:fldCharType="separate"/>
          </w:r>
          <w:r w:rsidR="001C1A51">
            <w:rPr>
              <w:noProof/>
            </w:rPr>
            <w:t>29</w:t>
          </w:r>
          <w:r>
            <w:rPr>
              <w:noProof/>
            </w:rPr>
            <w:fldChar w:fldCharType="end"/>
          </w:r>
        </w:p>
        <w:p w:rsidR="002850D8" w:rsidRDefault="00AA27BC">
          <w:pPr>
            <w:pStyle w:val="normal0"/>
            <w:tabs>
              <w:tab w:val="right" w:pos="9030"/>
            </w:tabs>
            <w:spacing w:before="60" w:line="240" w:lineRule="auto"/>
            <w:ind w:left="360"/>
            <w:rPr>
              <w:noProof/>
              <w:color w:val="000000"/>
            </w:rPr>
          </w:pPr>
          <w:hyperlink w:anchor="_3v7009k5yku">
            <w:r w:rsidR="00DF2335">
              <w:rPr>
                <w:noProof/>
                <w:color w:val="000000"/>
              </w:rPr>
              <w:t>7.3. Resumen</w:t>
            </w:r>
          </w:hyperlink>
          <w:r w:rsidR="00DF2335">
            <w:rPr>
              <w:noProof/>
              <w:color w:val="000000"/>
            </w:rPr>
            <w:tab/>
          </w:r>
          <w:r>
            <w:rPr>
              <w:noProof/>
            </w:rPr>
            <w:fldChar w:fldCharType="begin"/>
          </w:r>
          <w:r w:rsidR="00DF2335">
            <w:rPr>
              <w:noProof/>
            </w:rPr>
            <w:instrText xml:space="preserve"> PAGEREF _3v7009k5yku \h </w:instrText>
          </w:r>
          <w:r>
            <w:rPr>
              <w:noProof/>
            </w:rPr>
          </w:r>
          <w:r>
            <w:rPr>
              <w:noProof/>
            </w:rPr>
            <w:fldChar w:fldCharType="separate"/>
          </w:r>
          <w:r w:rsidR="001C1A51">
            <w:rPr>
              <w:noProof/>
            </w:rPr>
            <w:t>30</w:t>
          </w:r>
          <w:r>
            <w:rPr>
              <w:noProof/>
            </w:rPr>
            <w:fldChar w:fldCharType="end"/>
          </w:r>
        </w:p>
        <w:p w:rsidR="002850D8" w:rsidRDefault="00AA27BC">
          <w:pPr>
            <w:pStyle w:val="normal0"/>
            <w:tabs>
              <w:tab w:val="right" w:pos="9030"/>
            </w:tabs>
            <w:spacing w:before="200" w:line="240" w:lineRule="auto"/>
            <w:rPr>
              <w:b/>
              <w:noProof/>
              <w:color w:val="000000"/>
            </w:rPr>
          </w:pPr>
          <w:hyperlink w:anchor="_rhznohtzl6ns">
            <w:r w:rsidR="00DF2335">
              <w:rPr>
                <w:b/>
                <w:noProof/>
                <w:color w:val="000000"/>
              </w:rPr>
              <w:t>8. Metodología</w:t>
            </w:r>
          </w:hyperlink>
          <w:r w:rsidR="00DF2335">
            <w:rPr>
              <w:b/>
              <w:noProof/>
              <w:color w:val="000000"/>
            </w:rPr>
            <w:tab/>
          </w:r>
          <w:r>
            <w:rPr>
              <w:noProof/>
            </w:rPr>
            <w:fldChar w:fldCharType="begin"/>
          </w:r>
          <w:r w:rsidR="00DF2335">
            <w:rPr>
              <w:noProof/>
            </w:rPr>
            <w:instrText xml:space="preserve"> PAGEREF _rhznohtzl6ns \h </w:instrText>
          </w:r>
          <w:r>
            <w:rPr>
              <w:noProof/>
            </w:rPr>
          </w:r>
          <w:r>
            <w:rPr>
              <w:noProof/>
            </w:rPr>
            <w:fldChar w:fldCharType="separate"/>
          </w:r>
          <w:r w:rsidR="001C1A51">
            <w:rPr>
              <w:noProof/>
            </w:rPr>
            <w:t>31</w:t>
          </w:r>
          <w:r>
            <w:rPr>
              <w:noProof/>
            </w:rPr>
            <w:fldChar w:fldCharType="end"/>
          </w:r>
        </w:p>
        <w:p w:rsidR="002850D8" w:rsidRDefault="00AA27BC">
          <w:pPr>
            <w:pStyle w:val="normal0"/>
            <w:tabs>
              <w:tab w:val="right" w:pos="9030"/>
            </w:tabs>
            <w:spacing w:before="60" w:line="240" w:lineRule="auto"/>
            <w:ind w:left="360"/>
            <w:rPr>
              <w:noProof/>
              <w:color w:val="000000"/>
            </w:rPr>
          </w:pPr>
          <w:hyperlink w:anchor="_yknc8p312hyv">
            <w:r w:rsidR="00DF2335">
              <w:rPr>
                <w:noProof/>
                <w:color w:val="000000"/>
              </w:rPr>
              <w:t>8.1. FlexDex</w:t>
            </w:r>
          </w:hyperlink>
          <w:r w:rsidR="00DF2335">
            <w:rPr>
              <w:noProof/>
              <w:color w:val="000000"/>
            </w:rPr>
            <w:tab/>
          </w:r>
          <w:r>
            <w:rPr>
              <w:noProof/>
            </w:rPr>
            <w:fldChar w:fldCharType="begin"/>
          </w:r>
          <w:r w:rsidR="00DF2335">
            <w:rPr>
              <w:noProof/>
            </w:rPr>
            <w:instrText xml:space="preserve"> PAGEREF _yknc8p312hyv \h </w:instrText>
          </w:r>
          <w:r>
            <w:rPr>
              <w:noProof/>
            </w:rPr>
          </w:r>
          <w:r>
            <w:rPr>
              <w:noProof/>
            </w:rPr>
            <w:fldChar w:fldCharType="separate"/>
          </w:r>
          <w:r w:rsidR="001C1A51">
            <w:rPr>
              <w:noProof/>
            </w:rPr>
            <w:t>31</w:t>
          </w:r>
          <w:r>
            <w:rPr>
              <w:noProof/>
            </w:rPr>
            <w:fldChar w:fldCharType="end"/>
          </w:r>
        </w:p>
        <w:p w:rsidR="002850D8" w:rsidRDefault="00AA27BC">
          <w:pPr>
            <w:pStyle w:val="normal0"/>
            <w:tabs>
              <w:tab w:val="right" w:pos="9030"/>
            </w:tabs>
            <w:spacing w:before="60" w:line="240" w:lineRule="auto"/>
            <w:ind w:left="360"/>
            <w:rPr>
              <w:noProof/>
              <w:color w:val="000000"/>
            </w:rPr>
          </w:pPr>
          <w:hyperlink w:anchor="_m90h05bii8d9">
            <w:r w:rsidR="00DF2335">
              <w:rPr>
                <w:noProof/>
                <w:color w:val="000000"/>
              </w:rPr>
              <w:t>8.2. SensOR</w:t>
            </w:r>
          </w:hyperlink>
          <w:r w:rsidR="00DF2335">
            <w:rPr>
              <w:noProof/>
              <w:color w:val="000000"/>
            </w:rPr>
            <w:tab/>
          </w:r>
          <w:r>
            <w:rPr>
              <w:noProof/>
            </w:rPr>
            <w:fldChar w:fldCharType="begin"/>
          </w:r>
          <w:r w:rsidR="00DF2335">
            <w:rPr>
              <w:noProof/>
            </w:rPr>
            <w:instrText xml:space="preserve"> PAGEREF _m90h05bii8d9 \h </w:instrText>
          </w:r>
          <w:r>
            <w:rPr>
              <w:noProof/>
            </w:rPr>
          </w:r>
          <w:r>
            <w:rPr>
              <w:noProof/>
            </w:rPr>
            <w:fldChar w:fldCharType="separate"/>
          </w:r>
          <w:r w:rsidR="001C1A51">
            <w:rPr>
              <w:noProof/>
            </w:rPr>
            <w:t>32</w:t>
          </w:r>
          <w:r>
            <w:rPr>
              <w:noProof/>
            </w:rPr>
            <w:fldChar w:fldCharType="end"/>
          </w:r>
        </w:p>
        <w:p w:rsidR="002850D8" w:rsidRDefault="00AA27BC">
          <w:pPr>
            <w:pStyle w:val="normal0"/>
            <w:tabs>
              <w:tab w:val="right" w:pos="9030"/>
            </w:tabs>
            <w:spacing w:before="200" w:line="240" w:lineRule="auto"/>
            <w:rPr>
              <w:b/>
              <w:noProof/>
              <w:color w:val="000000"/>
            </w:rPr>
          </w:pPr>
          <w:hyperlink w:anchor="_gxpk5x23exb1">
            <w:r w:rsidR="00DF2335">
              <w:rPr>
                <w:b/>
                <w:noProof/>
                <w:color w:val="000000"/>
              </w:rPr>
              <w:t>9. Planos</w:t>
            </w:r>
          </w:hyperlink>
          <w:r w:rsidR="00DF2335">
            <w:rPr>
              <w:b/>
              <w:noProof/>
              <w:color w:val="000000"/>
            </w:rPr>
            <w:tab/>
          </w:r>
          <w:r>
            <w:rPr>
              <w:noProof/>
            </w:rPr>
            <w:fldChar w:fldCharType="begin"/>
          </w:r>
          <w:r w:rsidR="00DF2335">
            <w:rPr>
              <w:noProof/>
            </w:rPr>
            <w:instrText xml:space="preserve"> PAGEREF _gxpk5x23exb1 \h </w:instrText>
          </w:r>
          <w:r>
            <w:rPr>
              <w:noProof/>
            </w:rPr>
          </w:r>
          <w:r>
            <w:rPr>
              <w:noProof/>
            </w:rPr>
            <w:fldChar w:fldCharType="separate"/>
          </w:r>
          <w:r w:rsidR="001C1A51">
            <w:rPr>
              <w:noProof/>
            </w:rPr>
            <w:t>35</w:t>
          </w:r>
          <w:r>
            <w:rPr>
              <w:noProof/>
            </w:rPr>
            <w:fldChar w:fldCharType="end"/>
          </w:r>
        </w:p>
        <w:p w:rsidR="002850D8" w:rsidRDefault="00AA27BC">
          <w:pPr>
            <w:pStyle w:val="normal0"/>
            <w:tabs>
              <w:tab w:val="right" w:pos="9030"/>
            </w:tabs>
            <w:spacing w:before="200" w:line="240" w:lineRule="auto"/>
            <w:rPr>
              <w:b/>
              <w:noProof/>
              <w:color w:val="000000"/>
            </w:rPr>
          </w:pPr>
          <w:hyperlink w:anchor="_rl67by7dwzcx">
            <w:r w:rsidR="00DF2335">
              <w:rPr>
                <w:b/>
                <w:noProof/>
                <w:color w:val="000000"/>
              </w:rPr>
              <w:t>10. Bibliografía y Webgrafía</w:t>
            </w:r>
          </w:hyperlink>
          <w:r w:rsidR="00DF2335">
            <w:rPr>
              <w:b/>
              <w:noProof/>
              <w:color w:val="000000"/>
            </w:rPr>
            <w:tab/>
          </w:r>
          <w:r>
            <w:rPr>
              <w:noProof/>
            </w:rPr>
            <w:fldChar w:fldCharType="begin"/>
          </w:r>
          <w:r w:rsidR="00DF2335">
            <w:rPr>
              <w:noProof/>
            </w:rPr>
            <w:instrText xml:space="preserve"> PAGEREF _rl67by7dwzcx \h </w:instrText>
          </w:r>
          <w:r>
            <w:rPr>
              <w:noProof/>
            </w:rPr>
          </w:r>
          <w:r>
            <w:rPr>
              <w:noProof/>
            </w:rPr>
            <w:fldChar w:fldCharType="separate"/>
          </w:r>
          <w:r w:rsidR="001C1A51">
            <w:rPr>
              <w:noProof/>
            </w:rPr>
            <w:t>35</w:t>
          </w:r>
          <w:r>
            <w:rPr>
              <w:noProof/>
            </w:rPr>
            <w:fldChar w:fldCharType="end"/>
          </w:r>
        </w:p>
        <w:p w:rsidR="002850D8" w:rsidRDefault="00AA27BC">
          <w:pPr>
            <w:pStyle w:val="normal0"/>
            <w:tabs>
              <w:tab w:val="right" w:pos="9030"/>
            </w:tabs>
            <w:spacing w:before="60" w:line="240" w:lineRule="auto"/>
            <w:ind w:left="360"/>
            <w:rPr>
              <w:noProof/>
              <w:color w:val="000000"/>
            </w:rPr>
          </w:pPr>
          <w:hyperlink w:anchor="_y20e5v8an3vm">
            <w:r w:rsidR="00DF2335">
              <w:rPr>
                <w:noProof/>
                <w:color w:val="000000"/>
              </w:rPr>
              <w:t>10.1. Bibliografía</w:t>
            </w:r>
          </w:hyperlink>
          <w:r w:rsidR="00DF2335">
            <w:rPr>
              <w:noProof/>
              <w:color w:val="000000"/>
            </w:rPr>
            <w:tab/>
          </w:r>
          <w:r>
            <w:rPr>
              <w:noProof/>
            </w:rPr>
            <w:fldChar w:fldCharType="begin"/>
          </w:r>
          <w:r w:rsidR="00DF2335">
            <w:rPr>
              <w:noProof/>
            </w:rPr>
            <w:instrText xml:space="preserve"> PAGEREF _y20e5v8an3vm \h </w:instrText>
          </w:r>
          <w:r>
            <w:rPr>
              <w:noProof/>
            </w:rPr>
          </w:r>
          <w:r>
            <w:rPr>
              <w:noProof/>
            </w:rPr>
            <w:fldChar w:fldCharType="separate"/>
          </w:r>
          <w:r w:rsidR="001C1A51">
            <w:rPr>
              <w:noProof/>
            </w:rPr>
            <w:t>35</w:t>
          </w:r>
          <w:r>
            <w:rPr>
              <w:noProof/>
            </w:rPr>
            <w:fldChar w:fldCharType="end"/>
          </w:r>
        </w:p>
        <w:p w:rsidR="002850D8" w:rsidRDefault="00AA27BC">
          <w:pPr>
            <w:pStyle w:val="normal0"/>
            <w:tabs>
              <w:tab w:val="right" w:pos="9030"/>
            </w:tabs>
            <w:spacing w:before="60" w:line="240" w:lineRule="auto"/>
            <w:ind w:left="360"/>
            <w:rPr>
              <w:noProof/>
              <w:color w:val="000000"/>
            </w:rPr>
          </w:pPr>
          <w:hyperlink w:anchor="_ahrheplav0nv">
            <w:r w:rsidR="00DF2335">
              <w:rPr>
                <w:noProof/>
                <w:color w:val="000000"/>
              </w:rPr>
              <w:t>10.2. Webgrafía</w:t>
            </w:r>
          </w:hyperlink>
          <w:r w:rsidR="00DF2335">
            <w:rPr>
              <w:noProof/>
              <w:color w:val="000000"/>
            </w:rPr>
            <w:tab/>
          </w:r>
          <w:r>
            <w:rPr>
              <w:noProof/>
            </w:rPr>
            <w:fldChar w:fldCharType="begin"/>
          </w:r>
          <w:r w:rsidR="00DF2335">
            <w:rPr>
              <w:noProof/>
            </w:rPr>
            <w:instrText xml:space="preserve"> PAGEREF _ahrheplav0nv \h </w:instrText>
          </w:r>
          <w:r>
            <w:rPr>
              <w:noProof/>
            </w:rPr>
          </w:r>
          <w:r>
            <w:rPr>
              <w:noProof/>
            </w:rPr>
            <w:fldChar w:fldCharType="separate"/>
          </w:r>
          <w:r w:rsidR="001C1A51">
            <w:rPr>
              <w:noProof/>
            </w:rPr>
            <w:t>36</w:t>
          </w:r>
          <w:r>
            <w:rPr>
              <w:noProof/>
            </w:rPr>
            <w:fldChar w:fldCharType="end"/>
          </w:r>
        </w:p>
        <w:p w:rsidR="002850D8" w:rsidRDefault="00AA27BC">
          <w:pPr>
            <w:pStyle w:val="normal0"/>
            <w:tabs>
              <w:tab w:val="right" w:pos="9030"/>
            </w:tabs>
            <w:spacing w:before="200" w:line="240" w:lineRule="auto"/>
            <w:rPr>
              <w:b/>
              <w:noProof/>
              <w:color w:val="000000"/>
            </w:rPr>
          </w:pPr>
          <w:hyperlink w:anchor="_ep15ou3w03gy">
            <w:r w:rsidR="00DF2335">
              <w:rPr>
                <w:b/>
                <w:noProof/>
                <w:color w:val="000000"/>
              </w:rPr>
              <w:t>11. Conclusiones</w:t>
            </w:r>
          </w:hyperlink>
          <w:r w:rsidR="00DF2335">
            <w:rPr>
              <w:b/>
              <w:noProof/>
              <w:color w:val="000000"/>
            </w:rPr>
            <w:tab/>
          </w:r>
          <w:r>
            <w:rPr>
              <w:noProof/>
            </w:rPr>
            <w:fldChar w:fldCharType="begin"/>
          </w:r>
          <w:r w:rsidR="00DF2335">
            <w:rPr>
              <w:noProof/>
            </w:rPr>
            <w:instrText xml:space="preserve"> PAGEREF _ep15ou3w03gy \h </w:instrText>
          </w:r>
          <w:r>
            <w:rPr>
              <w:noProof/>
            </w:rPr>
          </w:r>
          <w:r>
            <w:rPr>
              <w:noProof/>
            </w:rPr>
            <w:fldChar w:fldCharType="separate"/>
          </w:r>
          <w:r w:rsidR="001C1A51">
            <w:rPr>
              <w:noProof/>
            </w:rPr>
            <w:t>36</w:t>
          </w:r>
          <w:r>
            <w:rPr>
              <w:noProof/>
            </w:rPr>
            <w:fldChar w:fldCharType="end"/>
          </w:r>
        </w:p>
        <w:p w:rsidR="002850D8" w:rsidRDefault="00AA27BC">
          <w:pPr>
            <w:pStyle w:val="normal0"/>
            <w:tabs>
              <w:tab w:val="right" w:pos="9030"/>
            </w:tabs>
            <w:spacing w:before="200" w:after="80" w:line="240" w:lineRule="auto"/>
            <w:rPr>
              <w:b/>
              <w:color w:val="000000"/>
            </w:rPr>
          </w:pPr>
          <w:hyperlink w:anchor="_jxg6gfyaj9bo">
            <w:r w:rsidR="00DF2335">
              <w:rPr>
                <w:b/>
                <w:noProof/>
                <w:color w:val="000000"/>
              </w:rPr>
              <w:t>12. Anexos</w:t>
            </w:r>
          </w:hyperlink>
          <w:r w:rsidR="00DF2335">
            <w:rPr>
              <w:b/>
              <w:noProof/>
              <w:color w:val="000000"/>
            </w:rPr>
            <w:tab/>
          </w:r>
          <w:r>
            <w:rPr>
              <w:noProof/>
            </w:rPr>
            <w:fldChar w:fldCharType="begin"/>
          </w:r>
          <w:r w:rsidR="00DF2335">
            <w:rPr>
              <w:noProof/>
            </w:rPr>
            <w:instrText xml:space="preserve"> PAGEREF _jxg6gfyaj9bo \h </w:instrText>
          </w:r>
          <w:r>
            <w:rPr>
              <w:noProof/>
            </w:rPr>
          </w:r>
          <w:r>
            <w:rPr>
              <w:noProof/>
            </w:rPr>
            <w:fldChar w:fldCharType="separate"/>
          </w:r>
          <w:r w:rsidR="001C1A51">
            <w:rPr>
              <w:noProof/>
            </w:rPr>
            <w:t>37</w:t>
          </w:r>
          <w:r>
            <w:rPr>
              <w:noProof/>
            </w:rPr>
            <w:fldChar w:fldCharType="end"/>
          </w:r>
          <w:r>
            <w:fldChar w:fldCharType="end"/>
          </w:r>
        </w:p>
      </w:sdtContent>
    </w:sdt>
    <w:p w:rsidR="002850D8" w:rsidRDefault="002850D8">
      <w:pPr>
        <w:pStyle w:val="normal0"/>
        <w:rPr>
          <w:b/>
        </w:rPr>
      </w:pPr>
    </w:p>
    <w:p w:rsidR="002850D8" w:rsidRDefault="00BE6B55" w:rsidP="00BE6B55">
      <w:pPr>
        <w:pStyle w:val="normal0"/>
        <w:tabs>
          <w:tab w:val="left" w:pos="990"/>
        </w:tabs>
        <w:rPr>
          <w:b/>
        </w:rPr>
      </w:pPr>
      <w:r>
        <w:rPr>
          <w:b/>
        </w:rPr>
        <w:tab/>
      </w:r>
    </w:p>
    <w:p w:rsidR="002850D8" w:rsidRDefault="002850D8">
      <w:pPr>
        <w:pStyle w:val="normal0"/>
        <w:rPr>
          <w:b/>
        </w:rPr>
      </w:pPr>
    </w:p>
    <w:p w:rsidR="002850D8" w:rsidRDefault="002850D8">
      <w:pPr>
        <w:pStyle w:val="normal0"/>
        <w:ind w:firstLine="720"/>
      </w:pPr>
    </w:p>
    <w:p w:rsidR="00BE6B55" w:rsidRDefault="00BE6B55">
      <w:pPr>
        <w:pStyle w:val="Ttulo1"/>
        <w:rPr>
          <w:b/>
          <w:sz w:val="28"/>
          <w:szCs w:val="28"/>
        </w:rPr>
      </w:pPr>
      <w:bookmarkStart w:id="0" w:name="_m3wxdfxgdzzk" w:colFirst="0" w:colLast="0"/>
      <w:bookmarkEnd w:id="0"/>
    </w:p>
    <w:p w:rsidR="002850D8" w:rsidRDefault="00DF2335">
      <w:pPr>
        <w:pStyle w:val="Ttulo1"/>
        <w:rPr>
          <w:b/>
          <w:sz w:val="28"/>
          <w:szCs w:val="28"/>
        </w:rPr>
      </w:pPr>
      <w:r>
        <w:rPr>
          <w:b/>
          <w:sz w:val="28"/>
          <w:szCs w:val="28"/>
        </w:rPr>
        <w:t>1. Objeto y Alcance</w:t>
      </w:r>
    </w:p>
    <w:p w:rsidR="002850D8" w:rsidRDefault="002850D8">
      <w:pPr>
        <w:pStyle w:val="normal0"/>
      </w:pPr>
    </w:p>
    <w:p w:rsidR="002850D8" w:rsidRDefault="00DF2335">
      <w:pPr>
        <w:pStyle w:val="normal0"/>
        <w:spacing w:line="360" w:lineRule="auto"/>
        <w:jc w:val="both"/>
      </w:pPr>
      <w:r>
        <w:t xml:space="preserve">Este proyecto se basa en realizar un </w:t>
      </w:r>
      <w:proofErr w:type="spellStart"/>
      <w:r>
        <w:t>electromiograma</w:t>
      </w:r>
      <w:proofErr w:type="spellEnd"/>
      <w:r>
        <w:t xml:space="preserve"> a través del sensor </w:t>
      </w:r>
      <w:proofErr w:type="spellStart"/>
      <w:r>
        <w:t>MyoWare</w:t>
      </w:r>
      <w:proofErr w:type="spellEnd"/>
      <w:r>
        <w:t xml:space="preserve"> </w:t>
      </w:r>
      <w:proofErr w:type="spellStart"/>
      <w:r>
        <w:t>Muscle</w:t>
      </w:r>
      <w:proofErr w:type="spellEnd"/>
      <w:r>
        <w:t xml:space="preserve"> Sensor conectado a un </w:t>
      </w:r>
      <w:proofErr w:type="spellStart"/>
      <w:r>
        <w:t>arduino</w:t>
      </w:r>
      <w:proofErr w:type="spellEnd"/>
      <w:r>
        <w:t xml:space="preserve">. A partir de la información que nos vuelque la placa, se realizará el acondicionamiento de la señal, para eliminar las interferencias y ruidos producidos por diversos agentes exógenos al aparato como por ejemplo: </w:t>
      </w:r>
    </w:p>
    <w:p w:rsidR="002850D8" w:rsidRDefault="00DF2335">
      <w:pPr>
        <w:pStyle w:val="normal0"/>
        <w:spacing w:line="360" w:lineRule="auto"/>
        <w:ind w:firstLine="720"/>
        <w:jc w:val="both"/>
      </w:pPr>
      <w:r>
        <w:t xml:space="preserve">-Las frecuencias de </w:t>
      </w:r>
      <w:proofErr w:type="gramStart"/>
      <w:r>
        <w:t>50Hz(</w:t>
      </w:r>
      <w:proofErr w:type="gramEnd"/>
      <w:r>
        <w:t>Europa) y 60Hz(EEUU)</w:t>
      </w:r>
    </w:p>
    <w:p w:rsidR="002850D8" w:rsidRDefault="00DF2335">
      <w:pPr>
        <w:pStyle w:val="normal0"/>
        <w:spacing w:line="480" w:lineRule="auto"/>
        <w:ind w:firstLine="720"/>
        <w:jc w:val="both"/>
      </w:pPr>
      <w:r>
        <w:t xml:space="preserve">-las señales que provienen de músculos cercanos, al músculo monitorizado  </w:t>
      </w:r>
    </w:p>
    <w:p w:rsidR="002850D8" w:rsidRDefault="00DF2335">
      <w:pPr>
        <w:pStyle w:val="normal0"/>
        <w:spacing w:line="360" w:lineRule="auto"/>
        <w:jc w:val="both"/>
      </w:pPr>
      <w:r>
        <w:tab/>
        <w:t>-La Frecuencia cardiaca del sujeto de pruebas</w:t>
      </w:r>
    </w:p>
    <w:p w:rsidR="002850D8" w:rsidRDefault="00DF2335">
      <w:pPr>
        <w:pStyle w:val="normal0"/>
        <w:spacing w:line="360" w:lineRule="auto"/>
        <w:ind w:firstLine="720"/>
        <w:jc w:val="both"/>
      </w:pPr>
      <w:r>
        <w:t xml:space="preserve">-Halógenos y otros aparatos, que produzcan ondas electromagnéticas  </w:t>
      </w:r>
    </w:p>
    <w:p w:rsidR="002850D8" w:rsidRDefault="002850D8">
      <w:pPr>
        <w:pStyle w:val="normal0"/>
        <w:spacing w:line="360" w:lineRule="auto"/>
        <w:ind w:firstLine="720"/>
        <w:jc w:val="both"/>
      </w:pPr>
    </w:p>
    <w:p w:rsidR="002850D8" w:rsidRDefault="00DF2335">
      <w:pPr>
        <w:pStyle w:val="normal0"/>
        <w:spacing w:line="360" w:lineRule="auto"/>
        <w:jc w:val="both"/>
      </w:pPr>
      <w:r>
        <w:t>La gráfica resultante nos servirá para saber cuánto esfuerzo realiza el músculo en un determinado ejercicio. Esto nos puede ayudar a saber si el cirujano está cómodo en la operación, si se le cargan los músculos, si su postura es la adecuada, etc. Estos detalles pueden favorecer al adecuado desempeño quirúrgico del cirujano.</w:t>
      </w:r>
    </w:p>
    <w:p w:rsidR="002850D8" w:rsidRDefault="002850D8">
      <w:pPr>
        <w:pStyle w:val="normal0"/>
        <w:spacing w:line="360" w:lineRule="auto"/>
        <w:jc w:val="both"/>
      </w:pPr>
    </w:p>
    <w:p w:rsidR="002850D8" w:rsidRDefault="00DF2335">
      <w:pPr>
        <w:pStyle w:val="normal0"/>
        <w:spacing w:line="360" w:lineRule="auto"/>
        <w:jc w:val="both"/>
      </w:pPr>
      <w:r>
        <w:t xml:space="preserve">Cuando el </w:t>
      </w:r>
      <w:proofErr w:type="spellStart"/>
      <w:r>
        <w:t>electromiograma</w:t>
      </w:r>
      <w:proofErr w:type="spellEnd"/>
      <w:r>
        <w:t xml:space="preserve"> esté funcionando correctamente, procederemos a la utilización de la señal ECG (electrocardiograma) de la placa AD8232 de </w:t>
      </w:r>
      <w:proofErr w:type="spellStart"/>
      <w:r>
        <w:t>MyoWare</w:t>
      </w:r>
      <w:proofErr w:type="spellEnd"/>
      <w:r>
        <w:t>, que ya irá filtrada.</w:t>
      </w:r>
    </w:p>
    <w:p w:rsidR="002850D8" w:rsidRDefault="00DF2335">
      <w:pPr>
        <w:pStyle w:val="normal0"/>
        <w:spacing w:line="360" w:lineRule="auto"/>
        <w:jc w:val="both"/>
      </w:pPr>
      <w:r>
        <w:t xml:space="preserve">Con esta señal, podremos ver su actividad cardiaca durante las pruebas, además la señal nos arroja información importante junto con la señal EMG, para conocer el estado fisiológico de la persona durante la acción de la prueba. </w:t>
      </w:r>
    </w:p>
    <w:p w:rsidR="002850D8" w:rsidRDefault="00DF2335">
      <w:pPr>
        <w:pStyle w:val="normal0"/>
        <w:spacing w:line="360" w:lineRule="auto"/>
        <w:jc w:val="both"/>
      </w:pPr>
      <w:r>
        <w:t xml:space="preserve">Este proyecto incluso se puede aplicar a la activación de una prótesis, para personas que carecen de alguna extremidad o incluso para la ayuda a personas con movilidad reducida. </w:t>
      </w:r>
    </w:p>
    <w:p w:rsidR="002850D8" w:rsidRDefault="00DF2335">
      <w:pPr>
        <w:pStyle w:val="normal0"/>
        <w:spacing w:line="480" w:lineRule="auto"/>
      </w:pPr>
      <w:r>
        <w:t xml:space="preserve"> </w:t>
      </w:r>
    </w:p>
    <w:p w:rsidR="002850D8" w:rsidRDefault="00DF2335">
      <w:pPr>
        <w:pStyle w:val="Ttulo1"/>
        <w:rPr>
          <w:b/>
          <w:sz w:val="28"/>
          <w:szCs w:val="28"/>
        </w:rPr>
      </w:pPr>
      <w:bookmarkStart w:id="1" w:name="_p0i36ajplxo" w:colFirst="0" w:colLast="0"/>
      <w:bookmarkEnd w:id="1"/>
      <w:r>
        <w:rPr>
          <w:b/>
          <w:sz w:val="28"/>
          <w:szCs w:val="28"/>
        </w:rPr>
        <w:t>2. Alternativa Profesional (con aparato y programa diseñado para ello)</w:t>
      </w:r>
    </w:p>
    <w:p w:rsidR="002850D8" w:rsidRDefault="00DF2335">
      <w:pPr>
        <w:pStyle w:val="normal0"/>
        <w:spacing w:line="360" w:lineRule="auto"/>
        <w:jc w:val="both"/>
      </w:pPr>
      <w:r>
        <w:t xml:space="preserve"> </w:t>
      </w:r>
    </w:p>
    <w:p w:rsidR="002850D8" w:rsidRDefault="00DF2335">
      <w:pPr>
        <w:pStyle w:val="normal0"/>
        <w:spacing w:line="360" w:lineRule="auto"/>
        <w:jc w:val="both"/>
      </w:pPr>
      <w:r>
        <w:t xml:space="preserve">El aparato que se necesita para esta alternativa es un </w:t>
      </w:r>
      <w:proofErr w:type="spellStart"/>
      <w:r>
        <w:t>Electromiógrafo</w:t>
      </w:r>
      <w:proofErr w:type="spellEnd"/>
      <w:r>
        <w:t xml:space="preserve"> y un software diseñado para captar y realizar los correspondientes filtros y las gráficas para ser fácilmente entendible por el usuario. Además el software </w:t>
      </w:r>
      <w:proofErr w:type="spellStart"/>
      <w:r>
        <w:t>AcqKnowledge</w:t>
      </w:r>
      <w:proofErr w:type="spellEnd"/>
      <w:r>
        <w:t xml:space="preserve"> 3.9.1, permite realizar múltiples configuraciones para la detección (con tarjetas de entradas) y el procesado de la </w:t>
      </w:r>
    </w:p>
    <w:p w:rsidR="002850D8" w:rsidRDefault="002850D8">
      <w:pPr>
        <w:pStyle w:val="normal0"/>
        <w:spacing w:line="360" w:lineRule="auto"/>
        <w:jc w:val="both"/>
      </w:pPr>
    </w:p>
    <w:p w:rsidR="002850D8" w:rsidRDefault="002850D8">
      <w:pPr>
        <w:pStyle w:val="normal0"/>
        <w:spacing w:line="360" w:lineRule="auto"/>
        <w:jc w:val="both"/>
      </w:pPr>
    </w:p>
    <w:p w:rsidR="002850D8" w:rsidRDefault="00DF2335">
      <w:pPr>
        <w:pStyle w:val="normal0"/>
        <w:spacing w:line="360" w:lineRule="auto"/>
        <w:jc w:val="both"/>
      </w:pPr>
      <w:proofErr w:type="gramStart"/>
      <w:r>
        <w:lastRenderedPageBreak/>
        <w:t>señal</w:t>
      </w:r>
      <w:proofErr w:type="gramEnd"/>
      <w:r>
        <w:t xml:space="preserve">. Para utilizar el </w:t>
      </w:r>
      <w:proofErr w:type="spellStart"/>
      <w:r>
        <w:t>Electromiógrafo</w:t>
      </w:r>
      <w:proofErr w:type="spellEnd"/>
      <w:r>
        <w:t xml:space="preserve"> junto al software </w:t>
      </w:r>
      <w:proofErr w:type="spellStart"/>
      <w:r>
        <w:t>AcqKnowledge</w:t>
      </w:r>
      <w:proofErr w:type="spellEnd"/>
      <w:r>
        <w:t xml:space="preserve"> 3.9.1, explico el protocolo de actuación.</w:t>
      </w:r>
    </w:p>
    <w:p w:rsidR="002850D8" w:rsidRDefault="002850D8">
      <w:pPr>
        <w:pStyle w:val="normal0"/>
        <w:spacing w:line="360" w:lineRule="auto"/>
        <w:jc w:val="both"/>
      </w:pPr>
    </w:p>
    <w:p w:rsidR="002850D8" w:rsidRDefault="00DF2335">
      <w:pPr>
        <w:pStyle w:val="normal0"/>
        <w:spacing w:line="360" w:lineRule="auto"/>
        <w:jc w:val="both"/>
      </w:pPr>
      <w:r>
        <w:t xml:space="preserve">-Encender ordenador y abrir software </w:t>
      </w:r>
      <w:proofErr w:type="spellStart"/>
      <w:r>
        <w:t>AcqKnowledge</w:t>
      </w:r>
      <w:proofErr w:type="spellEnd"/>
      <w:r>
        <w:t xml:space="preserve"> 3.9.1</w:t>
      </w:r>
    </w:p>
    <w:p w:rsidR="002850D8" w:rsidRDefault="00DF2335">
      <w:pPr>
        <w:pStyle w:val="normal0"/>
        <w:spacing w:line="360" w:lineRule="auto"/>
        <w:jc w:val="both"/>
      </w:pPr>
      <w:r>
        <w:t>-Comprobar que los módulos (EMG100C) están bien configurados.</w:t>
      </w:r>
    </w:p>
    <w:p w:rsidR="002850D8" w:rsidRDefault="00DF2335">
      <w:pPr>
        <w:pStyle w:val="normal0"/>
        <w:spacing w:line="360" w:lineRule="auto"/>
        <w:ind w:left="720"/>
        <w:jc w:val="both"/>
      </w:pPr>
      <w:r>
        <w:t>·Cada uno de ellos deben estar en una canal diferente. Botón de la parte superior de  cada módulo.</w:t>
      </w:r>
    </w:p>
    <w:p w:rsidR="002850D8" w:rsidRDefault="00DF2335">
      <w:pPr>
        <w:pStyle w:val="normal0"/>
        <w:spacing w:line="360" w:lineRule="auto"/>
        <w:ind w:firstLine="720"/>
        <w:jc w:val="both"/>
      </w:pPr>
      <w:r>
        <w:t>·La ganancia debe estar en 2000</w:t>
      </w:r>
    </w:p>
    <w:p w:rsidR="002850D8" w:rsidRDefault="002850D8">
      <w:pPr>
        <w:pStyle w:val="normal0"/>
        <w:spacing w:line="360" w:lineRule="auto"/>
        <w:jc w:val="both"/>
      </w:pPr>
    </w:p>
    <w:p w:rsidR="002850D8" w:rsidRDefault="00DF2335">
      <w:pPr>
        <w:pStyle w:val="normal0"/>
        <w:spacing w:line="360" w:lineRule="auto"/>
        <w:jc w:val="both"/>
      </w:pPr>
      <w:r>
        <w:t xml:space="preserve">-Para hacer un nuevo registro dar a “new </w:t>
      </w:r>
      <w:proofErr w:type="spellStart"/>
      <w:r>
        <w:t>file</w:t>
      </w:r>
      <w:proofErr w:type="spellEnd"/>
      <w:r>
        <w:t xml:space="preserve">” ”new data </w:t>
      </w:r>
      <w:proofErr w:type="spellStart"/>
      <w:r>
        <w:t>view</w:t>
      </w:r>
      <w:proofErr w:type="spellEnd"/>
      <w:r>
        <w:t>”</w:t>
      </w:r>
    </w:p>
    <w:p w:rsidR="002850D8" w:rsidRDefault="002850D8">
      <w:pPr>
        <w:pStyle w:val="normal0"/>
        <w:spacing w:line="360" w:lineRule="auto"/>
        <w:jc w:val="both"/>
      </w:pPr>
    </w:p>
    <w:p w:rsidR="002850D8" w:rsidRDefault="00DF2335">
      <w:pPr>
        <w:pStyle w:val="normal0"/>
        <w:spacing w:line="360" w:lineRule="auto"/>
        <w:jc w:val="both"/>
      </w:pPr>
      <w:r>
        <w:t>-Configurar los canales de registro de la siguiente manera:</w:t>
      </w:r>
    </w:p>
    <w:p w:rsidR="002850D8" w:rsidRDefault="00DF2335">
      <w:pPr>
        <w:pStyle w:val="normal0"/>
        <w:spacing w:line="360" w:lineRule="auto"/>
        <w:ind w:firstLine="720"/>
        <w:jc w:val="both"/>
      </w:pPr>
      <w:r>
        <w:t xml:space="preserve">·Hacer </w:t>
      </w:r>
      <w:proofErr w:type="spellStart"/>
      <w:r>
        <w:t>click</w:t>
      </w:r>
      <w:proofErr w:type="spellEnd"/>
      <w:r>
        <w:t xml:space="preserve"> en MP100 y elegir “Set Up </w:t>
      </w:r>
      <w:proofErr w:type="spellStart"/>
      <w:r>
        <w:t>Channels</w:t>
      </w:r>
      <w:proofErr w:type="spellEnd"/>
      <w:r>
        <w:t>”</w:t>
      </w:r>
    </w:p>
    <w:p w:rsidR="002850D8" w:rsidRDefault="00DF2335">
      <w:pPr>
        <w:pStyle w:val="normal0"/>
        <w:spacing w:line="360" w:lineRule="auto"/>
        <w:ind w:firstLine="720"/>
        <w:jc w:val="both"/>
      </w:pPr>
      <w:r>
        <w:t>·Elegir las tres casillas de la izquierda para activar los canales de EMG</w:t>
      </w:r>
    </w:p>
    <w:p w:rsidR="002850D8" w:rsidRDefault="00DF2335">
      <w:pPr>
        <w:pStyle w:val="normal0"/>
        <w:spacing w:line="360" w:lineRule="auto"/>
        <w:ind w:firstLine="720"/>
        <w:jc w:val="both"/>
      </w:pPr>
      <w:r>
        <w:t>·Es aconsejable disponer los módulos en el siguiente orden</w:t>
      </w:r>
    </w:p>
    <w:p w:rsidR="002850D8" w:rsidRDefault="00DF2335">
      <w:pPr>
        <w:pStyle w:val="normal0"/>
        <w:spacing w:line="360" w:lineRule="auto"/>
        <w:ind w:firstLine="720"/>
        <w:jc w:val="both"/>
      </w:pPr>
      <w:r>
        <w:t xml:space="preserve">  </w:t>
      </w:r>
      <w:proofErr w:type="gramStart"/>
      <w:r>
        <w:t>o</w:t>
      </w:r>
      <w:proofErr w:type="gramEnd"/>
      <w:r>
        <w:t xml:space="preserve"> Canal 1. EMG - Bíceps</w:t>
      </w:r>
    </w:p>
    <w:p w:rsidR="002850D8" w:rsidRDefault="00DF2335">
      <w:pPr>
        <w:pStyle w:val="normal0"/>
        <w:spacing w:line="360" w:lineRule="auto"/>
        <w:ind w:firstLine="720"/>
        <w:jc w:val="both"/>
      </w:pPr>
      <w:r>
        <w:t xml:space="preserve">  </w:t>
      </w:r>
      <w:proofErr w:type="gramStart"/>
      <w:r>
        <w:t>o</w:t>
      </w:r>
      <w:proofErr w:type="gramEnd"/>
      <w:r>
        <w:t xml:space="preserve"> Canal 2. EMG - Tríceps</w:t>
      </w:r>
    </w:p>
    <w:p w:rsidR="002850D8" w:rsidRDefault="00DF2335">
      <w:pPr>
        <w:pStyle w:val="normal0"/>
        <w:spacing w:line="360" w:lineRule="auto"/>
        <w:ind w:left="720"/>
        <w:jc w:val="both"/>
      </w:pPr>
      <w:r>
        <w:t xml:space="preserve">  </w:t>
      </w:r>
      <w:proofErr w:type="gramStart"/>
      <w:r>
        <w:t>o</w:t>
      </w:r>
      <w:proofErr w:type="gramEnd"/>
      <w:r>
        <w:t xml:space="preserve"> Canal 3. EMG - Flexor</w:t>
      </w:r>
    </w:p>
    <w:p w:rsidR="002850D8" w:rsidRDefault="00DF2335">
      <w:pPr>
        <w:pStyle w:val="normal0"/>
        <w:spacing w:line="360" w:lineRule="auto"/>
        <w:ind w:left="720"/>
        <w:jc w:val="both"/>
      </w:pPr>
      <w:r>
        <w:t xml:space="preserve">  </w:t>
      </w:r>
      <w:proofErr w:type="gramStart"/>
      <w:r>
        <w:t>o</w:t>
      </w:r>
      <w:proofErr w:type="gramEnd"/>
      <w:r>
        <w:t xml:space="preserve"> Canal 4. EMG - Extensor</w:t>
      </w:r>
    </w:p>
    <w:p w:rsidR="002850D8" w:rsidRDefault="00DF2335">
      <w:pPr>
        <w:pStyle w:val="normal0"/>
        <w:spacing w:line="360" w:lineRule="auto"/>
        <w:ind w:left="720"/>
        <w:jc w:val="both"/>
      </w:pPr>
      <w:r>
        <w:t xml:space="preserve">  </w:t>
      </w:r>
      <w:proofErr w:type="gramStart"/>
      <w:r>
        <w:t>o</w:t>
      </w:r>
      <w:proofErr w:type="gramEnd"/>
      <w:r>
        <w:t xml:space="preserve"> Canal 5. Goniómetro</w:t>
      </w:r>
    </w:p>
    <w:p w:rsidR="002850D8" w:rsidRDefault="00DF2335">
      <w:pPr>
        <w:pStyle w:val="normal0"/>
        <w:spacing w:line="360" w:lineRule="auto"/>
        <w:ind w:left="720"/>
        <w:jc w:val="both"/>
      </w:pPr>
      <w:r>
        <w:t xml:space="preserve">  </w:t>
      </w:r>
      <w:proofErr w:type="gramStart"/>
      <w:r>
        <w:t>o</w:t>
      </w:r>
      <w:proofErr w:type="gramEnd"/>
      <w:r>
        <w:t xml:space="preserve"> Canal 6. Goniómetro</w:t>
      </w:r>
    </w:p>
    <w:p w:rsidR="002850D8" w:rsidRDefault="00DF2335">
      <w:pPr>
        <w:pStyle w:val="normal0"/>
        <w:spacing w:line="360" w:lineRule="auto"/>
        <w:ind w:left="720"/>
        <w:jc w:val="both"/>
      </w:pPr>
      <w:r>
        <w:t xml:space="preserve">  </w:t>
      </w:r>
      <w:proofErr w:type="gramStart"/>
      <w:r>
        <w:t>o</w:t>
      </w:r>
      <w:proofErr w:type="gramEnd"/>
      <w:r>
        <w:t xml:space="preserve"> Canal 7. Goniómetro</w:t>
      </w:r>
    </w:p>
    <w:p w:rsidR="002850D8" w:rsidRDefault="00DF2335">
      <w:pPr>
        <w:pStyle w:val="normal0"/>
        <w:spacing w:line="360" w:lineRule="auto"/>
        <w:ind w:left="720"/>
        <w:jc w:val="both"/>
      </w:pPr>
      <w:r>
        <w:t xml:space="preserve">  </w:t>
      </w:r>
      <w:proofErr w:type="gramStart"/>
      <w:r>
        <w:t>o</w:t>
      </w:r>
      <w:proofErr w:type="gramEnd"/>
      <w:r>
        <w:t xml:space="preserve"> Canal 8. Goniómetro</w:t>
      </w:r>
    </w:p>
    <w:p w:rsidR="002850D8" w:rsidRDefault="00DF2335">
      <w:pPr>
        <w:pStyle w:val="normal0"/>
        <w:spacing w:line="360" w:lineRule="auto"/>
        <w:ind w:left="720"/>
        <w:jc w:val="both"/>
      </w:pPr>
      <w:r>
        <w:t xml:space="preserve">  </w:t>
      </w:r>
      <w:proofErr w:type="gramStart"/>
      <w:r>
        <w:t>o</w:t>
      </w:r>
      <w:proofErr w:type="gramEnd"/>
      <w:r>
        <w:t xml:space="preserve"> Canal 9. EMG - Trapecio</w:t>
      </w:r>
    </w:p>
    <w:p w:rsidR="002850D8" w:rsidRDefault="002850D8">
      <w:pPr>
        <w:pStyle w:val="normal0"/>
        <w:spacing w:line="360" w:lineRule="auto"/>
        <w:jc w:val="both"/>
      </w:pPr>
    </w:p>
    <w:p w:rsidR="002850D8" w:rsidRDefault="00DF2335">
      <w:pPr>
        <w:pStyle w:val="normal0"/>
        <w:spacing w:line="360" w:lineRule="auto"/>
        <w:jc w:val="both"/>
      </w:pPr>
      <w:r>
        <w:t>-Si se va a utilizar los cinco canales de electromiografía, quedaría así:</w:t>
      </w:r>
    </w:p>
    <w:p w:rsidR="002850D8" w:rsidRDefault="00DF2335">
      <w:pPr>
        <w:pStyle w:val="normal0"/>
      </w:pPr>
      <w:r>
        <w:rPr>
          <w:noProof/>
        </w:rPr>
        <w:lastRenderedPageBreak/>
        <w:drawing>
          <wp:inline distT="114300" distB="114300" distL="114300" distR="114300">
            <wp:extent cx="4191000" cy="399097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cstate="print"/>
                    <a:srcRect/>
                    <a:stretch>
                      <a:fillRect/>
                    </a:stretch>
                  </pic:blipFill>
                  <pic:spPr>
                    <a:xfrm>
                      <a:off x="0" y="0"/>
                      <a:ext cx="4191000" cy="3990975"/>
                    </a:xfrm>
                    <a:prstGeom prst="rect">
                      <a:avLst/>
                    </a:prstGeom>
                    <a:ln/>
                  </pic:spPr>
                </pic:pic>
              </a:graphicData>
            </a:graphic>
          </wp:inline>
        </w:drawing>
      </w:r>
    </w:p>
    <w:p w:rsidR="002850D8" w:rsidRDefault="002850D8">
      <w:pPr>
        <w:pStyle w:val="normal0"/>
      </w:pPr>
    </w:p>
    <w:p w:rsidR="002850D8" w:rsidRDefault="00DF2335">
      <w:pPr>
        <w:pStyle w:val="normal0"/>
        <w:spacing w:line="360" w:lineRule="auto"/>
        <w:jc w:val="both"/>
      </w:pPr>
      <w:r>
        <w:t>-Configurar la escala pinchando en “</w:t>
      </w:r>
      <w:proofErr w:type="spellStart"/>
      <w:r>
        <w:t>Scaling</w:t>
      </w:r>
      <w:proofErr w:type="spellEnd"/>
      <w:r>
        <w:t xml:space="preserve">” y ponemos las unidades en </w:t>
      </w:r>
      <w:proofErr w:type="spellStart"/>
      <w:r>
        <w:t>mV</w:t>
      </w:r>
      <w:proofErr w:type="spellEnd"/>
    </w:p>
    <w:p w:rsidR="002850D8" w:rsidRDefault="002850D8">
      <w:pPr>
        <w:pStyle w:val="normal0"/>
        <w:spacing w:line="360" w:lineRule="auto"/>
        <w:jc w:val="both"/>
      </w:pPr>
    </w:p>
    <w:p w:rsidR="002850D8" w:rsidRDefault="00DF2335">
      <w:pPr>
        <w:pStyle w:val="normal0"/>
        <w:spacing w:line="360" w:lineRule="auto"/>
        <w:jc w:val="both"/>
      </w:pPr>
      <w:r>
        <w:t xml:space="preserve">-Tras esto, configurar la adquisición de la señal en MP100  “Set Up </w:t>
      </w:r>
      <w:proofErr w:type="spellStart"/>
      <w:r>
        <w:t>Adquisition</w:t>
      </w:r>
      <w:proofErr w:type="spellEnd"/>
      <w:r>
        <w:t>”</w:t>
      </w:r>
    </w:p>
    <w:p w:rsidR="002850D8" w:rsidRDefault="00DF2335">
      <w:pPr>
        <w:pStyle w:val="normal0"/>
        <w:spacing w:line="360" w:lineRule="auto"/>
        <w:ind w:firstLine="720"/>
        <w:jc w:val="both"/>
      </w:pPr>
      <w:r>
        <w:t>·En “</w:t>
      </w:r>
      <w:proofErr w:type="spellStart"/>
      <w:r>
        <w:t>Adquisition</w:t>
      </w:r>
      <w:proofErr w:type="spellEnd"/>
      <w:r>
        <w:t xml:space="preserve"> </w:t>
      </w:r>
      <w:proofErr w:type="spellStart"/>
      <w:r>
        <w:t>Sample</w:t>
      </w:r>
      <w:proofErr w:type="spellEnd"/>
      <w:r>
        <w:t xml:space="preserve"> </w:t>
      </w:r>
      <w:proofErr w:type="spellStart"/>
      <w:r>
        <w:t>rate</w:t>
      </w:r>
      <w:proofErr w:type="spellEnd"/>
      <w:r>
        <w:t xml:space="preserve">” 1000 </w:t>
      </w:r>
      <w:proofErr w:type="spellStart"/>
      <w:r>
        <w:t>samples</w:t>
      </w:r>
      <w:proofErr w:type="spellEnd"/>
      <w:r>
        <w:t>/</w:t>
      </w:r>
      <w:proofErr w:type="spellStart"/>
      <w:r>
        <w:t>second</w:t>
      </w:r>
      <w:proofErr w:type="spellEnd"/>
    </w:p>
    <w:p w:rsidR="002850D8" w:rsidRDefault="00DF2335">
      <w:pPr>
        <w:pStyle w:val="normal0"/>
        <w:spacing w:line="360" w:lineRule="auto"/>
        <w:ind w:firstLine="720"/>
        <w:jc w:val="both"/>
      </w:pPr>
      <w:r>
        <w:t xml:space="preserve">·“Total </w:t>
      </w:r>
      <w:proofErr w:type="spellStart"/>
      <w:r>
        <w:t>length</w:t>
      </w:r>
      <w:proofErr w:type="spellEnd"/>
      <w:r>
        <w:t>”  duración del registro (poner una duración mayor por si acaso)</w:t>
      </w:r>
    </w:p>
    <w:p w:rsidR="002850D8" w:rsidRDefault="002850D8">
      <w:pPr>
        <w:pStyle w:val="normal0"/>
        <w:spacing w:line="360" w:lineRule="auto"/>
        <w:jc w:val="both"/>
      </w:pPr>
    </w:p>
    <w:p w:rsidR="002850D8" w:rsidRDefault="00DF2335">
      <w:pPr>
        <w:pStyle w:val="normal0"/>
        <w:spacing w:line="360" w:lineRule="auto"/>
        <w:jc w:val="both"/>
      </w:pPr>
      <w:r>
        <w:t xml:space="preserve">-La colocación de los </w:t>
      </w:r>
      <w:proofErr w:type="gramStart"/>
      <w:r>
        <w:t>electrodos(</w:t>
      </w:r>
      <w:proofErr w:type="gramEnd"/>
      <w:r>
        <w:t>visitar la Referencia)</w:t>
      </w:r>
    </w:p>
    <w:p w:rsidR="002850D8" w:rsidRDefault="002850D8">
      <w:pPr>
        <w:pStyle w:val="normal0"/>
        <w:spacing w:line="360" w:lineRule="auto"/>
        <w:jc w:val="both"/>
      </w:pPr>
    </w:p>
    <w:p w:rsidR="002850D8" w:rsidRDefault="00DF2335">
      <w:pPr>
        <w:pStyle w:val="normal0"/>
        <w:spacing w:line="360" w:lineRule="auto"/>
        <w:jc w:val="both"/>
      </w:pPr>
      <w:r>
        <w:t>-Comenzar el registro</w:t>
      </w:r>
    </w:p>
    <w:p w:rsidR="002850D8" w:rsidRDefault="00DF2335">
      <w:pPr>
        <w:pStyle w:val="normal0"/>
        <w:spacing w:line="360" w:lineRule="auto"/>
        <w:ind w:firstLine="720"/>
        <w:jc w:val="both"/>
      </w:pPr>
      <w:r>
        <w:t>·Para comenzar el registro le damos a “</w:t>
      </w:r>
      <w:proofErr w:type="spellStart"/>
      <w:r>
        <w:t>Start</w:t>
      </w:r>
      <w:proofErr w:type="spellEnd"/>
      <w:r>
        <w:t>” (abajo a la derecha)</w:t>
      </w:r>
    </w:p>
    <w:p w:rsidR="002850D8" w:rsidRDefault="00DF2335">
      <w:pPr>
        <w:pStyle w:val="normal0"/>
        <w:spacing w:line="360" w:lineRule="auto"/>
        <w:ind w:firstLine="720"/>
        <w:jc w:val="both"/>
      </w:pPr>
      <w:r>
        <w:t>·Tras finalizar el registro podemos guardar la sesión en “</w:t>
      </w:r>
      <w:proofErr w:type="spellStart"/>
      <w:r>
        <w:t>File</w:t>
      </w:r>
      <w:proofErr w:type="spellEnd"/>
      <w:r>
        <w:t>” “</w:t>
      </w:r>
      <w:proofErr w:type="spellStart"/>
      <w:r>
        <w:t>Save</w:t>
      </w:r>
      <w:proofErr w:type="spellEnd"/>
      <w:r>
        <w:t xml:space="preserve"> As” en .</w:t>
      </w:r>
      <w:proofErr w:type="spellStart"/>
      <w:r>
        <w:t>txt</w:t>
      </w:r>
      <w:proofErr w:type="spellEnd"/>
    </w:p>
    <w:p w:rsidR="002850D8" w:rsidRDefault="002850D8">
      <w:pPr>
        <w:pStyle w:val="normal0"/>
        <w:spacing w:line="360" w:lineRule="auto"/>
        <w:jc w:val="both"/>
      </w:pPr>
    </w:p>
    <w:p w:rsidR="002850D8" w:rsidRDefault="00DF2335">
      <w:pPr>
        <w:pStyle w:val="normal0"/>
        <w:spacing w:line="360" w:lineRule="auto"/>
        <w:jc w:val="both"/>
      </w:pPr>
      <w:r>
        <w:t>-Visualización de la señal</w:t>
      </w:r>
    </w:p>
    <w:p w:rsidR="002850D8" w:rsidRDefault="002850D8">
      <w:pPr>
        <w:pStyle w:val="normal0"/>
        <w:spacing w:line="360" w:lineRule="auto"/>
        <w:jc w:val="both"/>
      </w:pPr>
    </w:p>
    <w:p w:rsidR="002850D8" w:rsidRDefault="00DF2335">
      <w:pPr>
        <w:pStyle w:val="normal0"/>
        <w:spacing w:line="360" w:lineRule="auto"/>
        <w:jc w:val="both"/>
      </w:pPr>
      <w:r>
        <w:t xml:space="preserve">Para comprobar que el registro el válido observamos la amplitud de la señal y su línea base. Para ello la línea base debe estar en el orden de los µV, y la amplitud en </w:t>
      </w:r>
      <w:proofErr w:type="spellStart"/>
      <w:r>
        <w:t>mV</w:t>
      </w:r>
      <w:proofErr w:type="spellEnd"/>
      <w:r>
        <w:t>.</w:t>
      </w:r>
    </w:p>
    <w:p w:rsidR="002850D8" w:rsidRDefault="00DF2335">
      <w:pPr>
        <w:pStyle w:val="normal0"/>
        <w:spacing w:line="360" w:lineRule="auto"/>
        <w:jc w:val="both"/>
      </w:pPr>
      <w:r>
        <w:t>Podemos observar la señal en su totalidad pulsando los botones de reajuste</w:t>
      </w:r>
    </w:p>
    <w:p w:rsidR="002850D8" w:rsidRDefault="00DF2335">
      <w:pPr>
        <w:pStyle w:val="normal0"/>
      </w:pPr>
      <w:r>
        <w:rPr>
          <w:noProof/>
        </w:rPr>
        <w:lastRenderedPageBreak/>
        <w:drawing>
          <wp:inline distT="114300" distB="114300" distL="114300" distR="114300">
            <wp:extent cx="4905375" cy="609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cstate="print"/>
                    <a:srcRect/>
                    <a:stretch>
                      <a:fillRect/>
                    </a:stretch>
                  </pic:blipFill>
                  <pic:spPr>
                    <a:xfrm>
                      <a:off x="0" y="0"/>
                      <a:ext cx="4905375" cy="609600"/>
                    </a:xfrm>
                    <a:prstGeom prst="rect">
                      <a:avLst/>
                    </a:prstGeom>
                    <a:ln/>
                  </pic:spPr>
                </pic:pic>
              </a:graphicData>
            </a:graphic>
          </wp:inline>
        </w:drawing>
      </w:r>
    </w:p>
    <w:p w:rsidR="002850D8" w:rsidRDefault="002850D8">
      <w:pPr>
        <w:pStyle w:val="normal0"/>
      </w:pPr>
    </w:p>
    <w:p w:rsidR="002850D8" w:rsidRDefault="00DF2335">
      <w:pPr>
        <w:pStyle w:val="normal0"/>
        <w:spacing w:line="360" w:lineRule="auto"/>
        <w:jc w:val="both"/>
      </w:pPr>
      <w:r>
        <w:t>-Bibliografía</w:t>
      </w:r>
    </w:p>
    <w:p w:rsidR="002850D8" w:rsidRDefault="002850D8">
      <w:pPr>
        <w:pStyle w:val="normal0"/>
        <w:spacing w:line="360" w:lineRule="auto"/>
        <w:jc w:val="both"/>
      </w:pPr>
    </w:p>
    <w:p w:rsidR="002850D8" w:rsidRDefault="00DF2335">
      <w:pPr>
        <w:pStyle w:val="normal0"/>
        <w:spacing w:line="360" w:lineRule="auto"/>
        <w:jc w:val="both"/>
      </w:pPr>
      <w:r>
        <w:t>-</w:t>
      </w:r>
      <w:proofErr w:type="spellStart"/>
      <w:r>
        <w:t>Criswell</w:t>
      </w:r>
      <w:proofErr w:type="spellEnd"/>
      <w:r>
        <w:t xml:space="preserve">, E. (Ed.). (2010). </w:t>
      </w:r>
      <w:proofErr w:type="spellStart"/>
      <w:r>
        <w:t>Cram’s</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surface</w:t>
      </w:r>
      <w:proofErr w:type="spellEnd"/>
      <w:r>
        <w:t xml:space="preserve"> </w:t>
      </w:r>
      <w:proofErr w:type="spellStart"/>
      <w:r>
        <w:t>electromyography</w:t>
      </w:r>
      <w:proofErr w:type="spellEnd"/>
      <w:r>
        <w:t>. Jones &amp;</w:t>
      </w:r>
      <w:proofErr w:type="spellStart"/>
      <w:r>
        <w:t>amp</w:t>
      </w:r>
      <w:proofErr w:type="spellEnd"/>
      <w:r>
        <w:t xml:space="preserve">; Bartlett </w:t>
      </w:r>
      <w:proofErr w:type="spellStart"/>
      <w:r>
        <w:t>Publishers</w:t>
      </w:r>
      <w:proofErr w:type="spellEnd"/>
      <w:r>
        <w:t>.</w:t>
      </w:r>
    </w:p>
    <w:p w:rsidR="002850D8" w:rsidRDefault="00DF2335">
      <w:pPr>
        <w:pStyle w:val="normal0"/>
        <w:spacing w:line="360" w:lineRule="auto"/>
        <w:jc w:val="both"/>
      </w:pPr>
      <w:r>
        <w:t xml:space="preserve">-EMG100C – </w:t>
      </w:r>
      <w:proofErr w:type="spellStart"/>
      <w:r>
        <w:t>Electromyogram</w:t>
      </w:r>
      <w:proofErr w:type="spellEnd"/>
      <w:r>
        <w:t xml:space="preserve"> </w:t>
      </w:r>
      <w:proofErr w:type="spellStart"/>
      <w:r>
        <w:t>amplifier</w:t>
      </w:r>
      <w:proofErr w:type="spellEnd"/>
      <w:r>
        <w:t xml:space="preserve"> module. </w:t>
      </w:r>
      <w:proofErr w:type="spellStart"/>
      <w:r>
        <w:t>BioPac</w:t>
      </w:r>
      <w:proofErr w:type="spellEnd"/>
      <w:r>
        <w:t xml:space="preserve"> </w:t>
      </w:r>
      <w:proofErr w:type="spellStart"/>
      <w:r>
        <w:t>System</w:t>
      </w:r>
      <w:proofErr w:type="spellEnd"/>
      <w:r>
        <w:t>.</w:t>
      </w:r>
    </w:p>
    <w:p w:rsidR="002850D8" w:rsidRDefault="00DF2335">
      <w:pPr>
        <w:pStyle w:val="normal0"/>
        <w:spacing w:line="360" w:lineRule="auto"/>
        <w:jc w:val="both"/>
      </w:pPr>
      <w:r>
        <w:t>-http://www.biopac.com/Product_Spec_PDF/EMG100C.pdf</w:t>
      </w:r>
    </w:p>
    <w:p w:rsidR="002850D8" w:rsidRDefault="00DF2335">
      <w:pPr>
        <w:pStyle w:val="normal0"/>
        <w:spacing w:line="360" w:lineRule="auto"/>
        <w:jc w:val="both"/>
      </w:pPr>
      <w:r>
        <w:t>-</w:t>
      </w:r>
      <w:proofErr w:type="spellStart"/>
      <w:r>
        <w:t>BioPac</w:t>
      </w:r>
      <w:proofErr w:type="spellEnd"/>
      <w:r>
        <w:t xml:space="preserve"> EMG tutorial. NCSU  </w:t>
      </w:r>
      <w:proofErr w:type="spellStart"/>
      <w:r>
        <w:t>Human</w:t>
      </w:r>
      <w:proofErr w:type="spellEnd"/>
      <w:r>
        <w:t xml:space="preserve"> </w:t>
      </w:r>
      <w:proofErr w:type="spellStart"/>
      <w:r>
        <w:t>Factors</w:t>
      </w:r>
      <w:proofErr w:type="spellEnd"/>
      <w:r>
        <w:t xml:space="preserve"> and </w:t>
      </w:r>
      <w:proofErr w:type="spellStart"/>
      <w:r>
        <w:t>Ergonomics</w:t>
      </w:r>
      <w:proofErr w:type="spellEnd"/>
      <w:r>
        <w:t xml:space="preserve"> (HFE) </w:t>
      </w:r>
      <w:proofErr w:type="spellStart"/>
      <w:proofErr w:type="gramStart"/>
      <w:r>
        <w:t>Area</w:t>
      </w:r>
      <w:proofErr w:type="spellEnd"/>
      <w:r>
        <w:t xml:space="preserve"> .</w:t>
      </w:r>
      <w:proofErr w:type="gramEnd"/>
      <w:r>
        <w:t xml:space="preserve"> </w:t>
      </w:r>
      <w:proofErr w:type="spellStart"/>
      <w:r>
        <w:t>Nc</w:t>
      </w:r>
      <w:proofErr w:type="spellEnd"/>
      <w:r>
        <w:t xml:space="preserve"> </w:t>
      </w:r>
      <w:proofErr w:type="spellStart"/>
      <w:r>
        <w:t>State</w:t>
      </w:r>
      <w:proofErr w:type="spellEnd"/>
      <w:r>
        <w:t xml:space="preserve"> </w:t>
      </w:r>
      <w:proofErr w:type="spellStart"/>
      <w:r>
        <w:t>University</w:t>
      </w:r>
      <w:proofErr w:type="spellEnd"/>
      <w:r>
        <w:t>.</w:t>
      </w:r>
    </w:p>
    <w:p w:rsidR="002850D8" w:rsidRDefault="00DF2335">
      <w:pPr>
        <w:pStyle w:val="normal0"/>
        <w:spacing w:line="360" w:lineRule="auto"/>
        <w:jc w:val="both"/>
      </w:pPr>
      <w:r>
        <w:t>-http://www.ise.ncsu.edu/ergolab/tutorial/BIOPAC_EMG/BIOPACEMG_Tutorial.php</w:t>
      </w:r>
    </w:p>
    <w:p w:rsidR="002850D8" w:rsidRDefault="002850D8">
      <w:pPr>
        <w:pStyle w:val="normal0"/>
      </w:pPr>
    </w:p>
    <w:p w:rsidR="002850D8" w:rsidRDefault="00DF2335">
      <w:pPr>
        <w:pStyle w:val="Ttulo1"/>
      </w:pPr>
      <w:bookmarkStart w:id="2" w:name="_mitxqdcky7ki" w:colFirst="0" w:colLast="0"/>
      <w:bookmarkEnd w:id="2"/>
      <w:r>
        <w:rPr>
          <w:b/>
          <w:sz w:val="28"/>
          <w:szCs w:val="28"/>
        </w:rPr>
        <w:t>3. Descripción</w:t>
      </w:r>
    </w:p>
    <w:p w:rsidR="002850D8" w:rsidRDefault="002850D8">
      <w:pPr>
        <w:pStyle w:val="normal0"/>
      </w:pPr>
    </w:p>
    <w:p w:rsidR="002850D8" w:rsidRDefault="002850D8">
      <w:pPr>
        <w:pStyle w:val="normal0"/>
      </w:pPr>
    </w:p>
    <w:p w:rsidR="002850D8" w:rsidRDefault="00DF2335">
      <w:pPr>
        <w:pStyle w:val="normal0"/>
        <w:spacing w:line="360" w:lineRule="auto"/>
        <w:jc w:val="both"/>
      </w:pPr>
      <w:r>
        <w:t xml:space="preserve">El primer paso de todos es recabar información sobre el proyecto, ya sea por otros proyectos parecidos o consultando a personas que sepan sobre ese tema y decidir en primera instancia como se va a realizar el proyecto, aunque se cambien partes del mismo posteriormente. Después de haber recabado información sobre el proyecto, sabremos lo que necesitaremos, y en este caso necesitaremos descargar e instalar varios </w:t>
      </w:r>
      <w:proofErr w:type="spellStart"/>
      <w:r>
        <w:t>softwares</w:t>
      </w:r>
      <w:proofErr w:type="spellEnd"/>
      <w:r>
        <w:t>.</w:t>
      </w:r>
    </w:p>
    <w:p w:rsidR="002850D8" w:rsidRDefault="002850D8">
      <w:pPr>
        <w:pStyle w:val="normal0"/>
        <w:spacing w:line="360" w:lineRule="auto"/>
        <w:jc w:val="both"/>
      </w:pPr>
    </w:p>
    <w:p w:rsidR="002850D8" w:rsidRDefault="00DF2335">
      <w:pPr>
        <w:pStyle w:val="normal0"/>
        <w:spacing w:line="360" w:lineRule="auto"/>
        <w:jc w:val="both"/>
      </w:pPr>
      <w:r>
        <w:t>·Realizar la medición con los sensores</w:t>
      </w:r>
    </w:p>
    <w:p w:rsidR="002850D8" w:rsidRDefault="002850D8">
      <w:pPr>
        <w:pStyle w:val="normal0"/>
      </w:pPr>
    </w:p>
    <w:p w:rsidR="002850D8" w:rsidRDefault="00DF2335">
      <w:pPr>
        <w:pStyle w:val="normal0"/>
        <w:spacing w:line="360" w:lineRule="auto"/>
        <w:jc w:val="both"/>
      </w:pPr>
      <w:r>
        <w:t>A la hora de conectar los electrodos y el sensor se tienen que tener en cuenta una serie de aspectos como el músculo donde se va a hacer la medición, la colocación de Electrodos y demás que explicará a continuación:</w:t>
      </w:r>
    </w:p>
    <w:p w:rsidR="002850D8" w:rsidRDefault="00DF2335">
      <w:pPr>
        <w:pStyle w:val="Ttulo3"/>
        <w:spacing w:line="360" w:lineRule="auto"/>
        <w:jc w:val="both"/>
        <w:rPr>
          <w:b/>
          <w:sz w:val="24"/>
          <w:szCs w:val="24"/>
        </w:rPr>
      </w:pPr>
      <w:bookmarkStart w:id="3" w:name="_t9pypy3hxyy0" w:colFirst="0" w:colLast="0"/>
      <w:bookmarkEnd w:id="3"/>
      <w:r>
        <w:rPr>
          <w:b/>
          <w:sz w:val="24"/>
          <w:szCs w:val="24"/>
        </w:rPr>
        <w:t>3.1. EMG  (Electromiografía)</w:t>
      </w:r>
    </w:p>
    <w:p w:rsidR="002850D8" w:rsidRDefault="002850D8">
      <w:pPr>
        <w:pStyle w:val="normal0"/>
        <w:spacing w:line="360" w:lineRule="auto"/>
        <w:jc w:val="both"/>
      </w:pPr>
    </w:p>
    <w:p w:rsidR="002850D8" w:rsidRDefault="00DF2335">
      <w:pPr>
        <w:pStyle w:val="normal0"/>
      </w:pPr>
      <w:r>
        <w:t xml:space="preserve">·LA LOCALIZACIÓN IDÓNEA PARA COLOCAR EL ELECTRODO </w:t>
      </w:r>
    </w:p>
    <w:p w:rsidR="002850D8" w:rsidRDefault="00DF2335">
      <w:pPr>
        <w:pStyle w:val="normal0"/>
        <w:spacing w:line="360" w:lineRule="auto"/>
        <w:jc w:val="both"/>
      </w:pPr>
      <w:r>
        <w:tab/>
      </w:r>
    </w:p>
    <w:p w:rsidR="002850D8" w:rsidRDefault="00DF2335">
      <w:pPr>
        <w:pStyle w:val="normal0"/>
        <w:spacing w:line="360" w:lineRule="auto"/>
        <w:jc w:val="both"/>
        <w:rPr>
          <w:color w:val="212121"/>
          <w:highlight w:val="white"/>
        </w:rPr>
      </w:pPr>
      <w:r>
        <w:rPr>
          <w:color w:val="212121"/>
          <w:highlight w:val="white"/>
        </w:rPr>
        <w:t xml:space="preserve">Las superficies de detección del electrodo deben estar orientadas de manera que se crucen normalmente la longitud de las fibras musculares. La longitud de las fibras que recorren la distancia entre las superficies de detección determina la cantidad de tiempo requerido para que los potenciales de acción atraviesen la distancia. Dado que la separación entre la </w:t>
      </w:r>
      <w:r>
        <w:rPr>
          <w:color w:val="212121"/>
          <w:highlight w:val="white"/>
        </w:rPr>
        <w:lastRenderedPageBreak/>
        <w:t>superficie de detección es fija, el valor de la velocidad de conducción aparente será una función del coseno del ángulo entre las fibras y las superficies de detección. Use estimulación eléctrica o mapeo eléctrico de superficie para ubicar las zonas de inervación.</w:t>
      </w:r>
    </w:p>
    <w:p w:rsidR="002850D8" w:rsidRDefault="002850D8">
      <w:pPr>
        <w:pStyle w:val="normal0"/>
        <w:spacing w:line="360" w:lineRule="auto"/>
        <w:ind w:left="720"/>
        <w:jc w:val="both"/>
        <w:rPr>
          <w:color w:val="212121"/>
          <w:highlight w:val="white"/>
        </w:rPr>
      </w:pPr>
    </w:p>
    <w:p w:rsidR="002850D8" w:rsidRDefault="00DF2335">
      <w:pPr>
        <w:pStyle w:val="normal0"/>
        <w:spacing w:line="360" w:lineRule="auto"/>
        <w:jc w:val="both"/>
      </w:pPr>
      <w:r>
        <w:tab/>
      </w:r>
    </w:p>
    <w:p w:rsidR="002850D8" w:rsidRDefault="00DF2335">
      <w:pPr>
        <w:pStyle w:val="normal0"/>
        <w:spacing w:line="360" w:lineRule="auto"/>
        <w:jc w:val="both"/>
        <w:rPr>
          <w:color w:val="212121"/>
          <w:highlight w:val="white"/>
        </w:rPr>
      </w:pPr>
      <w:r>
        <w:t xml:space="preserve">-Diámetro de la fibra: </w:t>
      </w:r>
      <w:r>
        <w:rPr>
          <w:color w:val="212121"/>
          <w:highlight w:val="white"/>
        </w:rPr>
        <w:t>La velocidad de conducción de la fibra muscular es proporcional a (cierta potencia de) su diámetro. Por lo tanto, los músculos con fibras de mayor diámetro, como los que generalmente pertenecen a unidades motoras de umbrales más altos, tendrán mayores velocidades de conducción promedio que, a su vez, desplazarán el espectro de frecuencias hacia el rango de frecuencias altas y, en consecuencia, aumentarán el valor de la frecuencia media. Este efecto se puede notar cuando aumenta la salida de fuerza del músculo, pero la sensibilidad es baja (0.16 Hz /% MVC). No obstante, se esperarán distinciones en función del tamaño de la fibra como resultado del ejercicio, cuando la hipertrofia de las fibras musculares; como consecuencia del desuso, donde las fibras musculares se atrofian; y entre músculos de diferente género porque los machos generalmente tienen fibras de mayor diámetro.</w:t>
      </w:r>
    </w:p>
    <w:p w:rsidR="002850D8" w:rsidRDefault="00DF2335">
      <w:pPr>
        <w:pStyle w:val="normal0"/>
        <w:spacing w:line="360" w:lineRule="auto"/>
        <w:jc w:val="both"/>
        <w:rPr>
          <w:color w:val="212121"/>
          <w:highlight w:val="white"/>
        </w:rPr>
      </w:pPr>
      <w:r>
        <w:rPr>
          <w:color w:val="212121"/>
          <w:highlight w:val="white"/>
        </w:rPr>
        <w:t xml:space="preserve">Si se quiere saber la posición exacta, consulte: </w:t>
      </w:r>
      <w:hyperlink r:id="rId11">
        <w:r>
          <w:rPr>
            <w:color w:val="1155CC"/>
            <w:u w:val="single"/>
          </w:rPr>
          <w:t>http://www.seniam.org/</w:t>
        </w:r>
      </w:hyperlink>
    </w:p>
    <w:p w:rsidR="002850D8" w:rsidRDefault="002850D8">
      <w:pPr>
        <w:pStyle w:val="normal0"/>
        <w:spacing w:line="360" w:lineRule="auto"/>
        <w:jc w:val="both"/>
      </w:pPr>
    </w:p>
    <w:p w:rsidR="002850D8" w:rsidRDefault="002850D8">
      <w:pPr>
        <w:pStyle w:val="normal0"/>
        <w:spacing w:line="360" w:lineRule="auto"/>
        <w:jc w:val="both"/>
      </w:pPr>
    </w:p>
    <w:p w:rsidR="002850D8" w:rsidRDefault="00DF2335">
      <w:pPr>
        <w:pStyle w:val="normal0"/>
      </w:pPr>
      <w:r>
        <w:t>·MÚSCULOS</w:t>
      </w:r>
    </w:p>
    <w:p w:rsidR="002850D8" w:rsidRDefault="002850D8">
      <w:pPr>
        <w:pStyle w:val="normal0"/>
        <w:spacing w:line="360" w:lineRule="auto"/>
        <w:jc w:val="both"/>
      </w:pPr>
    </w:p>
    <w:p w:rsidR="002850D8" w:rsidRDefault="00DF2335">
      <w:pPr>
        <w:pStyle w:val="normal0"/>
        <w:spacing w:line="360" w:lineRule="auto"/>
        <w:jc w:val="both"/>
      </w:pPr>
      <w:r>
        <w:t>Para realizar las pruebas y las mediciones para comprobar si el sensor mide bien utilizamos el bíceps, ya que la señal se puede medir fácilmente debido a lo cómodo que resulta poner los electrodos en el músculo. En la versión final del proyecto se utilizará otro músculo, pero por las razones citadas anteriormente, el software y parte del hardware se ha realizada tratando los valores del bíceps. En el apartado de abajo se cita donde se debe colocar los electrodos exactamente para la correcta captación de datos.</w:t>
      </w:r>
    </w:p>
    <w:p w:rsidR="002850D8" w:rsidRDefault="002850D8">
      <w:pPr>
        <w:pStyle w:val="normal0"/>
        <w:spacing w:line="360" w:lineRule="auto"/>
        <w:jc w:val="both"/>
      </w:pPr>
    </w:p>
    <w:p w:rsidR="002850D8" w:rsidRDefault="002850D8">
      <w:pPr>
        <w:pStyle w:val="normal0"/>
        <w:spacing w:line="360" w:lineRule="auto"/>
        <w:jc w:val="both"/>
      </w:pPr>
    </w:p>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BE6B55" w:rsidRDefault="00BE6B55">
      <w:pPr>
        <w:pStyle w:val="normal0"/>
      </w:pPr>
    </w:p>
    <w:p w:rsidR="00BE6B55" w:rsidRDefault="00BE6B55">
      <w:pPr>
        <w:pStyle w:val="normal0"/>
      </w:pPr>
    </w:p>
    <w:p w:rsidR="001C1A51" w:rsidRDefault="001C1A51">
      <w:pPr>
        <w:pStyle w:val="normal0"/>
      </w:pPr>
    </w:p>
    <w:p w:rsidR="001C1A51" w:rsidRDefault="001C1A51">
      <w:pPr>
        <w:pStyle w:val="normal0"/>
      </w:pPr>
    </w:p>
    <w:p w:rsidR="002850D8" w:rsidRDefault="00DF2335">
      <w:pPr>
        <w:pStyle w:val="normal0"/>
      </w:pPr>
      <w:r>
        <w:lastRenderedPageBreak/>
        <w:t>-BICEPS–BRACHIUM PLACEMENT</w:t>
      </w:r>
    </w:p>
    <w:p w:rsidR="002850D8" w:rsidRDefault="00DF2335">
      <w:pPr>
        <w:pStyle w:val="normal0"/>
      </w:pPr>
      <w:r>
        <w:tab/>
      </w:r>
    </w:p>
    <w:p w:rsidR="002850D8" w:rsidRDefault="00DF2335">
      <w:pPr>
        <w:pStyle w:val="normal0"/>
      </w:pPr>
      <w:r>
        <w:tab/>
      </w:r>
      <w:r>
        <w:rPr>
          <w:noProof/>
        </w:rPr>
        <w:drawing>
          <wp:inline distT="114300" distB="114300" distL="114300" distR="114300">
            <wp:extent cx="3129649" cy="191928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3129649" cy="1919288"/>
                    </a:xfrm>
                    <a:prstGeom prst="rect">
                      <a:avLst/>
                    </a:prstGeom>
                    <a:ln/>
                  </pic:spPr>
                </pic:pic>
              </a:graphicData>
            </a:graphic>
          </wp:inline>
        </w:drawing>
      </w:r>
    </w:p>
    <w:p w:rsidR="002850D8" w:rsidRDefault="002850D8">
      <w:pPr>
        <w:pStyle w:val="normal0"/>
      </w:pPr>
    </w:p>
    <w:p w:rsidR="002850D8" w:rsidRDefault="002850D8">
      <w:pPr>
        <w:pStyle w:val="normal0"/>
        <w:jc w:val="both"/>
      </w:pPr>
    </w:p>
    <w:p w:rsidR="002850D8" w:rsidRDefault="00DF2335">
      <w:pPr>
        <w:pStyle w:val="normal0"/>
        <w:spacing w:line="360" w:lineRule="auto"/>
        <w:jc w:val="both"/>
        <w:rPr>
          <w:color w:val="212121"/>
          <w:highlight w:val="white"/>
        </w:rPr>
      </w:pPr>
      <w:r>
        <w:rPr>
          <w:color w:val="212121"/>
          <w:highlight w:val="white"/>
        </w:rPr>
        <w:t>De acuerdo con los estándares europeos del sitio web de SENIAM (</w:t>
      </w:r>
      <w:hyperlink r:id="rId13">
        <w:r>
          <w:rPr>
            <w:color w:val="1155CC"/>
            <w:highlight w:val="white"/>
            <w:u w:val="single"/>
          </w:rPr>
          <w:t>http://seniam.org</w:t>
        </w:r>
      </w:hyperlink>
      <w:r>
        <w:rPr>
          <w:color w:val="212121"/>
          <w:highlight w:val="white"/>
        </w:rPr>
        <w:t>), los sensores deben colocarse en la línea entre el acromion medial y la fosa cubital. Los electrodos deben orientarse en la dirección de la línea entre el acromion y fosa cubital. Se recomienda recordar limpiar la piel con alcohol propílico a 96º, sin abusar de la cantidad de alcohol para no cambiar la impedancia de la piel.</w:t>
      </w:r>
    </w:p>
    <w:p w:rsidR="002850D8" w:rsidRDefault="002850D8">
      <w:pPr>
        <w:pStyle w:val="normal0"/>
        <w:spacing w:line="360" w:lineRule="auto"/>
        <w:jc w:val="both"/>
        <w:rPr>
          <w:color w:val="212121"/>
          <w:highlight w:val="white"/>
        </w:rPr>
      </w:pPr>
    </w:p>
    <w:p w:rsidR="002850D8" w:rsidRDefault="00DF2335">
      <w:pPr>
        <w:pStyle w:val="normal0"/>
        <w:spacing w:line="360" w:lineRule="auto"/>
        <w:jc w:val="both"/>
        <w:rPr>
          <w:color w:val="212121"/>
          <w:highlight w:val="white"/>
        </w:rPr>
      </w:pPr>
      <w:r>
        <w:rPr>
          <w:color w:val="212121"/>
          <w:highlight w:val="white"/>
        </w:rPr>
        <w:t>Para mantener el sensor conectado al brazo del paciente, tendremos que diseñar algo para mantenerlo conectado al paciente, esta parte es importante porque la torsión y el movimiento del brazo del paciente pueden llevar a medidas incorrectas.</w:t>
      </w:r>
    </w:p>
    <w:p w:rsidR="002850D8" w:rsidRDefault="002850D8">
      <w:pPr>
        <w:pStyle w:val="normal0"/>
        <w:spacing w:line="360" w:lineRule="auto"/>
        <w:jc w:val="both"/>
        <w:rPr>
          <w:color w:val="212121"/>
          <w:highlight w:val="white"/>
        </w:rPr>
      </w:pPr>
    </w:p>
    <w:p w:rsidR="002850D8" w:rsidRDefault="00DF2335">
      <w:pPr>
        <w:pStyle w:val="normal0"/>
        <w:spacing w:line="360" w:lineRule="auto"/>
        <w:jc w:val="both"/>
        <w:rPr>
          <w:color w:val="212121"/>
          <w:highlight w:val="white"/>
        </w:rPr>
      </w:pPr>
      <w:r>
        <w:rPr>
          <w:color w:val="212121"/>
          <w:highlight w:val="white"/>
        </w:rPr>
        <w:t>El electrodo de referencia se puede colocar en la muñeca o en el codo, o en cualquier hueso, pero no en ningún otro lugar que no sea un hueso.</w:t>
      </w:r>
    </w:p>
    <w:p w:rsidR="002850D8" w:rsidRDefault="002850D8">
      <w:pPr>
        <w:pStyle w:val="normal0"/>
        <w:spacing w:line="360" w:lineRule="auto"/>
        <w:jc w:val="both"/>
        <w:rPr>
          <w:color w:val="212121"/>
          <w:highlight w:val="white"/>
        </w:rPr>
      </w:pPr>
    </w:p>
    <w:p w:rsidR="002850D8" w:rsidRDefault="00DF2335">
      <w:pPr>
        <w:pStyle w:val="normal0"/>
        <w:spacing w:line="360" w:lineRule="auto"/>
        <w:jc w:val="both"/>
        <w:rPr>
          <w:color w:val="212121"/>
          <w:highlight w:val="white"/>
        </w:rPr>
      </w:pPr>
      <w:r>
        <w:rPr>
          <w:color w:val="212121"/>
          <w:highlight w:val="white"/>
        </w:rPr>
        <w:t>Para colocar correctamente el sensor sin ningún problema en la cabeza media del bíceps, debemos sentar al paciente en una silla con el codo flexionado en ángulo recto y la parte dorsal del antebrazo en una posición horizontal hacia abajo.</w:t>
      </w:r>
    </w:p>
    <w:p w:rsidR="002850D8" w:rsidRDefault="002850D8">
      <w:pPr>
        <w:pStyle w:val="normal0"/>
        <w:spacing w:line="360" w:lineRule="auto"/>
        <w:jc w:val="both"/>
      </w:pPr>
    </w:p>
    <w:p w:rsidR="002850D8" w:rsidRDefault="00DF2335">
      <w:pPr>
        <w:pStyle w:val="normal0"/>
        <w:spacing w:line="360" w:lineRule="auto"/>
        <w:jc w:val="both"/>
        <w:rPr>
          <w:color w:val="212121"/>
          <w:highlight w:val="white"/>
        </w:rPr>
      </w:pPr>
      <w:r>
        <w:t>También hay que tener en cuenta que d</w:t>
      </w:r>
      <w:r>
        <w:rPr>
          <w:color w:val="212121"/>
          <w:highlight w:val="white"/>
        </w:rPr>
        <w:t xml:space="preserve">urante la supinación, el bíceps está activo mientras que el pronador está inactivo. Sin embargo, durante la pronación, el pronador </w:t>
      </w:r>
      <w:proofErr w:type="gramStart"/>
      <w:r>
        <w:rPr>
          <w:color w:val="212121"/>
          <w:highlight w:val="white"/>
        </w:rPr>
        <w:t>teres</w:t>
      </w:r>
      <w:proofErr w:type="gramEnd"/>
      <w:r>
        <w:rPr>
          <w:color w:val="212121"/>
          <w:highlight w:val="white"/>
        </w:rPr>
        <w:t xml:space="preserve"> está activo mientras el bíceps está inactivo.</w:t>
      </w:r>
    </w:p>
    <w:p w:rsidR="002850D8" w:rsidRDefault="00DF2335">
      <w:pPr>
        <w:pStyle w:val="normal0"/>
      </w:pPr>
      <w:r>
        <w:lastRenderedPageBreak/>
        <w:tab/>
      </w:r>
      <w:r>
        <w:rPr>
          <w:noProof/>
        </w:rPr>
        <w:drawing>
          <wp:inline distT="114300" distB="114300" distL="114300" distR="114300">
            <wp:extent cx="3014663" cy="2075162"/>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cstate="print"/>
                    <a:srcRect/>
                    <a:stretch>
                      <a:fillRect/>
                    </a:stretch>
                  </pic:blipFill>
                  <pic:spPr>
                    <a:xfrm>
                      <a:off x="0" y="0"/>
                      <a:ext cx="3014663" cy="2075162"/>
                    </a:xfrm>
                    <a:prstGeom prst="rect">
                      <a:avLst/>
                    </a:prstGeom>
                    <a:ln/>
                  </pic:spPr>
                </pic:pic>
              </a:graphicData>
            </a:graphic>
          </wp:inline>
        </w:drawing>
      </w: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normal0"/>
        <w:spacing w:line="360" w:lineRule="auto"/>
        <w:jc w:val="both"/>
      </w:pPr>
      <w:r>
        <w:t xml:space="preserve">Una vez colocado los electrodos correctamente y haber tenido en cuenta los posibles ruidos y las interferencias, colocamos el </w:t>
      </w:r>
      <w:proofErr w:type="spellStart"/>
      <w:r>
        <w:t>jack</w:t>
      </w:r>
      <w:proofErr w:type="spellEnd"/>
      <w:r>
        <w:t xml:space="preserve"> al </w:t>
      </w:r>
      <w:proofErr w:type="spellStart"/>
      <w:r>
        <w:t>Myoware</w:t>
      </w:r>
      <w:proofErr w:type="spellEnd"/>
      <w:r>
        <w:t xml:space="preserve"> muscule sensor. Al </w:t>
      </w:r>
      <w:proofErr w:type="spellStart"/>
      <w:r>
        <w:t>Myoware</w:t>
      </w:r>
      <w:proofErr w:type="spellEnd"/>
      <w:r>
        <w:t xml:space="preserve"> muscule sensor le llegan tres cables desde el </w:t>
      </w:r>
      <w:proofErr w:type="spellStart"/>
      <w:r>
        <w:t>arduino</w:t>
      </w:r>
      <w:proofErr w:type="spellEnd"/>
      <w:r>
        <w:t xml:space="preserve">, el +, - y </w:t>
      </w:r>
      <w:proofErr w:type="spellStart"/>
      <w:r>
        <w:t>analogico</w:t>
      </w:r>
      <w:proofErr w:type="spellEnd"/>
      <w:r>
        <w:t xml:space="preserve"> (</w:t>
      </w:r>
      <w:proofErr w:type="spellStart"/>
      <w:r>
        <w:t>Raw</w:t>
      </w:r>
      <w:proofErr w:type="spellEnd"/>
      <w:r>
        <w:t xml:space="preserve">), el cual se encarga de la recogida de los valores dados por el sensor, para posteriormente pasarlos por el serial del </w:t>
      </w:r>
      <w:proofErr w:type="spellStart"/>
      <w:r>
        <w:t>arduino</w:t>
      </w:r>
      <w:proofErr w:type="spellEnd"/>
      <w:r>
        <w:t xml:space="preserve"> al ordenador donde corra el programa de </w:t>
      </w:r>
      <w:proofErr w:type="spellStart"/>
      <w:r>
        <w:t>matlab</w:t>
      </w:r>
      <w:proofErr w:type="spellEnd"/>
      <w:r>
        <w:t xml:space="preserve">, mediante cable. Todas las anteriores conexiones están mostradas en los planos. El </w:t>
      </w:r>
      <w:proofErr w:type="spellStart"/>
      <w:r>
        <w:t>datasheet</w:t>
      </w:r>
      <w:proofErr w:type="spellEnd"/>
      <w:r>
        <w:t xml:space="preserve"> se encuentra en bibliografía y </w:t>
      </w:r>
      <w:proofErr w:type="spellStart"/>
      <w:r>
        <w:t>webgrafía</w:t>
      </w:r>
      <w:proofErr w:type="spellEnd"/>
      <w:r>
        <w:t>.</w:t>
      </w:r>
    </w:p>
    <w:p w:rsidR="002850D8" w:rsidRDefault="002850D8">
      <w:pPr>
        <w:pStyle w:val="normal0"/>
        <w:spacing w:line="360" w:lineRule="auto"/>
        <w:jc w:val="both"/>
      </w:pPr>
    </w:p>
    <w:p w:rsidR="002850D8" w:rsidRDefault="00DF2335">
      <w:pPr>
        <w:pStyle w:val="Ttulo3"/>
        <w:spacing w:line="360" w:lineRule="auto"/>
        <w:jc w:val="both"/>
        <w:rPr>
          <w:b/>
          <w:sz w:val="24"/>
          <w:szCs w:val="24"/>
        </w:rPr>
      </w:pPr>
      <w:bookmarkStart w:id="4" w:name="_tajz3ohvf5m8" w:colFirst="0" w:colLast="0"/>
      <w:bookmarkEnd w:id="4"/>
      <w:r>
        <w:rPr>
          <w:b/>
          <w:sz w:val="24"/>
          <w:szCs w:val="24"/>
        </w:rPr>
        <w:t>3.2. ECG (Electrocardiografía)</w:t>
      </w:r>
    </w:p>
    <w:p w:rsidR="002850D8" w:rsidRDefault="002850D8">
      <w:pPr>
        <w:pStyle w:val="normal0"/>
      </w:pPr>
    </w:p>
    <w:p w:rsidR="002850D8" w:rsidRDefault="00DF2335">
      <w:pPr>
        <w:pStyle w:val="normal0"/>
        <w:spacing w:line="360" w:lineRule="auto"/>
        <w:jc w:val="both"/>
      </w:pPr>
      <w:r>
        <w:t>·LA LOCALIZACIÓN IDÓNEA PARA COLOCAR EL ELECTRODOS</w:t>
      </w:r>
    </w:p>
    <w:p w:rsidR="002850D8" w:rsidRDefault="002850D8">
      <w:pPr>
        <w:pStyle w:val="normal0"/>
        <w:spacing w:line="360" w:lineRule="auto"/>
        <w:jc w:val="both"/>
      </w:pPr>
    </w:p>
    <w:p w:rsidR="002850D8" w:rsidRDefault="00DF2335">
      <w:pPr>
        <w:pStyle w:val="normal0"/>
        <w:spacing w:line="360" w:lineRule="auto"/>
        <w:jc w:val="both"/>
      </w:pPr>
      <w:r>
        <w:t xml:space="preserve">La colocación de los electrodos para realizar la electrocardiografía se </w:t>
      </w:r>
      <w:proofErr w:type="gramStart"/>
      <w:r>
        <w:t>deben</w:t>
      </w:r>
      <w:proofErr w:type="gramEnd"/>
      <w:r>
        <w:t xml:space="preserve"> poner en triángulo (un triángulo que envuelva al corazón). Normalmente para detectar la actividad del corazón se utilizan las siguientes posiciones de los electrodos:</w:t>
      </w:r>
    </w:p>
    <w:p w:rsidR="002850D8" w:rsidRDefault="002850D8">
      <w:pPr>
        <w:pStyle w:val="normal0"/>
      </w:pPr>
    </w:p>
    <w:p w:rsidR="002850D8" w:rsidRDefault="00DF2335">
      <w:pPr>
        <w:pStyle w:val="normal0"/>
      </w:pPr>
      <w:r>
        <w:rPr>
          <w:noProof/>
        </w:rPr>
        <w:lastRenderedPageBreak/>
        <w:drawing>
          <wp:inline distT="114300" distB="114300" distL="114300" distR="114300">
            <wp:extent cx="1557338" cy="222898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cstate="print"/>
                    <a:srcRect/>
                    <a:stretch>
                      <a:fillRect/>
                    </a:stretch>
                  </pic:blipFill>
                  <pic:spPr>
                    <a:xfrm>
                      <a:off x="0" y="0"/>
                      <a:ext cx="1557338" cy="2228985"/>
                    </a:xfrm>
                    <a:prstGeom prst="rect">
                      <a:avLst/>
                    </a:prstGeom>
                    <a:ln/>
                  </pic:spPr>
                </pic:pic>
              </a:graphicData>
            </a:graphic>
          </wp:inline>
        </w:drawing>
      </w:r>
    </w:p>
    <w:p w:rsidR="002850D8" w:rsidRDefault="002850D8">
      <w:pPr>
        <w:pStyle w:val="normal0"/>
      </w:pPr>
    </w:p>
    <w:p w:rsidR="002850D8" w:rsidRDefault="00DF2335">
      <w:pPr>
        <w:pStyle w:val="normal0"/>
        <w:spacing w:line="360" w:lineRule="auto"/>
        <w:jc w:val="both"/>
      </w:pPr>
      <w:r>
        <w:t xml:space="preserve">La imagen nos muestra tanto las posiciones de los electrodos como las formas en las que se pueden poner (derivaciones), este esquema es válido y fiable para una máquina diseñada para esta </w:t>
      </w:r>
      <w:proofErr w:type="spellStart"/>
      <w:r>
        <w:t>labor</w:t>
      </w:r>
      <w:ins w:id="5" w:author="Juan A. Sánchez Margallo" w:date="2019-06-03T08:36:00Z">
        <w:r>
          <w:t>.</w:t>
        </w:r>
      </w:ins>
      <w:proofErr w:type="gramStart"/>
      <w:r>
        <w:t>,Sin</w:t>
      </w:r>
      <w:proofErr w:type="spellEnd"/>
      <w:proofErr w:type="gramEnd"/>
      <w:r>
        <w:t xml:space="preserve"> embargo para el sensor que nosotros utilizamos, la señal EMG nos puede ocasionar ruido en la señal ECG. Para evitar este problema, hemos empleado el siguiente esquema de posicionamiento para medir la señal ECG, que nos permite obtener la señal casi sin ruido.</w:t>
      </w:r>
    </w:p>
    <w:p w:rsidR="002850D8" w:rsidRDefault="00DF2335">
      <w:pPr>
        <w:pStyle w:val="normal0"/>
        <w:spacing w:line="480" w:lineRule="auto"/>
        <w:jc w:val="both"/>
      </w:pPr>
      <w:r>
        <w:rPr>
          <w:noProof/>
        </w:rPr>
        <w:drawing>
          <wp:inline distT="114300" distB="114300" distL="114300" distR="114300">
            <wp:extent cx="4452938" cy="3830031"/>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cstate="print"/>
                    <a:srcRect/>
                    <a:stretch>
                      <a:fillRect/>
                    </a:stretch>
                  </pic:blipFill>
                  <pic:spPr>
                    <a:xfrm>
                      <a:off x="0" y="0"/>
                      <a:ext cx="4452938" cy="3830031"/>
                    </a:xfrm>
                    <a:prstGeom prst="rect">
                      <a:avLst/>
                    </a:prstGeom>
                    <a:ln/>
                  </pic:spPr>
                </pic:pic>
              </a:graphicData>
            </a:graphic>
          </wp:inline>
        </w:drawing>
      </w:r>
      <w:r>
        <w:t xml:space="preserve"> </w:t>
      </w:r>
    </w:p>
    <w:p w:rsidR="002850D8" w:rsidRDefault="002850D8">
      <w:pPr>
        <w:pStyle w:val="normal0"/>
        <w:spacing w:line="480" w:lineRule="auto"/>
        <w:jc w:val="both"/>
      </w:pPr>
    </w:p>
    <w:p w:rsidR="002850D8" w:rsidRDefault="00DF2335">
      <w:pPr>
        <w:pStyle w:val="normal0"/>
        <w:spacing w:line="360" w:lineRule="auto"/>
        <w:jc w:val="both"/>
      </w:pPr>
      <w:r>
        <w:t xml:space="preserve">Los colores de los electrodos están acordes al </w:t>
      </w:r>
      <w:proofErr w:type="spellStart"/>
      <w:r>
        <w:t>jack</w:t>
      </w:r>
      <w:proofErr w:type="spellEnd"/>
      <w:r>
        <w:t xml:space="preserve"> de conexión que hicimos para medir esta señal, aunque si se quiere utilizar el cable </w:t>
      </w:r>
      <w:proofErr w:type="spellStart"/>
      <w:r>
        <w:t>jack</w:t>
      </w:r>
      <w:proofErr w:type="spellEnd"/>
      <w:r>
        <w:t xml:space="preserve"> de la señal EMG, también se puede ya que solo se tiene que recordar que el electrodo de color blanco es el azul del </w:t>
      </w:r>
      <w:proofErr w:type="spellStart"/>
      <w:r>
        <w:t>jack</w:t>
      </w:r>
      <w:proofErr w:type="spellEnd"/>
      <w:r>
        <w:t xml:space="preserve"> del EMG.</w:t>
      </w:r>
    </w:p>
    <w:p w:rsidR="002850D8" w:rsidRDefault="002850D8">
      <w:pPr>
        <w:pStyle w:val="normal0"/>
        <w:spacing w:line="360" w:lineRule="auto"/>
        <w:jc w:val="both"/>
      </w:pPr>
    </w:p>
    <w:p w:rsidR="002850D8" w:rsidRDefault="00DF2335">
      <w:pPr>
        <w:pStyle w:val="normal0"/>
        <w:spacing w:line="360" w:lineRule="auto"/>
        <w:jc w:val="both"/>
      </w:pPr>
      <w:r>
        <w:t xml:space="preserve">Una vez colocado los electrodos correctamente, colocamos el </w:t>
      </w:r>
      <w:proofErr w:type="spellStart"/>
      <w:r>
        <w:t>jack</w:t>
      </w:r>
      <w:proofErr w:type="spellEnd"/>
      <w:r>
        <w:t xml:space="preserve"> al </w:t>
      </w:r>
      <w:proofErr w:type="spellStart"/>
      <w:r>
        <w:rPr>
          <w:color w:val="212121"/>
          <w:highlight w:val="white"/>
        </w:rPr>
        <w:t>SparkFun</w:t>
      </w:r>
      <w:proofErr w:type="spellEnd"/>
      <w:r>
        <w:rPr>
          <w:color w:val="212121"/>
          <w:highlight w:val="white"/>
        </w:rPr>
        <w:t xml:space="preserve"> AD8232</w:t>
      </w:r>
      <w:r>
        <w:t xml:space="preserve">. Al </w:t>
      </w:r>
      <w:proofErr w:type="spellStart"/>
      <w:r>
        <w:rPr>
          <w:color w:val="212121"/>
          <w:highlight w:val="white"/>
        </w:rPr>
        <w:t>SparkFun</w:t>
      </w:r>
      <w:proofErr w:type="spellEnd"/>
      <w:r>
        <w:rPr>
          <w:color w:val="212121"/>
          <w:highlight w:val="white"/>
        </w:rPr>
        <w:t xml:space="preserve"> AD8232</w:t>
      </w:r>
      <w:r>
        <w:t xml:space="preserve"> le llegan tres cables desde el </w:t>
      </w:r>
      <w:proofErr w:type="spellStart"/>
      <w:r>
        <w:t>arduino</w:t>
      </w:r>
      <w:proofErr w:type="spellEnd"/>
      <w:r>
        <w:t xml:space="preserve">, el +, - y </w:t>
      </w:r>
      <w:proofErr w:type="spellStart"/>
      <w:r>
        <w:t>analogico</w:t>
      </w:r>
      <w:proofErr w:type="spellEnd"/>
      <w:r>
        <w:t>(</w:t>
      </w:r>
      <w:proofErr w:type="spellStart"/>
      <w:r>
        <w:t>Sig</w:t>
      </w:r>
      <w:proofErr w:type="spellEnd"/>
      <w:r>
        <w:t xml:space="preserve">), el cual se encarga de la recogida de los valores ya filtrados y amplificados por el sensor, para posteriormente pasarlos por el serial del </w:t>
      </w:r>
      <w:proofErr w:type="spellStart"/>
      <w:r>
        <w:t>arduino</w:t>
      </w:r>
      <w:proofErr w:type="spellEnd"/>
      <w:r>
        <w:t xml:space="preserve"> al ordenador donde corra el programa de </w:t>
      </w:r>
      <w:proofErr w:type="spellStart"/>
      <w:r>
        <w:t>matlab</w:t>
      </w:r>
      <w:proofErr w:type="spellEnd"/>
      <w:r>
        <w:t xml:space="preserve">, mediante cable. Todas las anteriores conexiones están mostradas en los planos. El </w:t>
      </w:r>
      <w:proofErr w:type="spellStart"/>
      <w:r>
        <w:t>datasheet</w:t>
      </w:r>
      <w:proofErr w:type="spellEnd"/>
      <w:r>
        <w:t xml:space="preserve"> se encuentra en bibliografía y </w:t>
      </w:r>
      <w:proofErr w:type="spellStart"/>
      <w:r>
        <w:t>webgrafía</w:t>
      </w:r>
      <w:proofErr w:type="spellEnd"/>
      <w:r>
        <w:t>.</w:t>
      </w:r>
    </w:p>
    <w:p w:rsidR="002850D8" w:rsidRDefault="002850D8">
      <w:pPr>
        <w:pStyle w:val="normal0"/>
        <w:spacing w:line="480" w:lineRule="auto"/>
        <w:jc w:val="both"/>
      </w:pPr>
    </w:p>
    <w:p w:rsidR="002850D8" w:rsidRDefault="00DF2335">
      <w:pPr>
        <w:pStyle w:val="Ttulo1"/>
        <w:rPr>
          <w:b/>
          <w:sz w:val="28"/>
          <w:szCs w:val="28"/>
        </w:rPr>
      </w:pPr>
      <w:bookmarkStart w:id="6" w:name="_waf26d1zg9z4" w:colFirst="0" w:colLast="0"/>
      <w:bookmarkEnd w:id="6"/>
      <w:r>
        <w:rPr>
          <w:b/>
          <w:sz w:val="28"/>
          <w:szCs w:val="28"/>
        </w:rPr>
        <w:t>4. Elementos utilizados</w:t>
      </w:r>
    </w:p>
    <w:p w:rsidR="002850D8" w:rsidRDefault="002850D8">
      <w:pPr>
        <w:pStyle w:val="Ttulo2"/>
      </w:pPr>
      <w:bookmarkStart w:id="7" w:name="_8sitgshuawvt" w:colFirst="0" w:colLast="0"/>
      <w:bookmarkEnd w:id="7"/>
    </w:p>
    <w:p w:rsidR="002850D8" w:rsidRDefault="00DF2335">
      <w:pPr>
        <w:pStyle w:val="Ttulo2"/>
        <w:rPr>
          <w:b/>
          <w:sz w:val="24"/>
          <w:szCs w:val="24"/>
        </w:rPr>
      </w:pPr>
      <w:bookmarkStart w:id="8" w:name="_mfwf8gpi37xx" w:colFirst="0" w:colLast="0"/>
      <w:bookmarkEnd w:id="8"/>
      <w:r>
        <w:rPr>
          <w:b/>
          <w:sz w:val="24"/>
          <w:szCs w:val="24"/>
        </w:rPr>
        <w:t>4.1. Hardware</w:t>
      </w:r>
    </w:p>
    <w:p w:rsidR="002850D8" w:rsidRDefault="002850D8">
      <w:pPr>
        <w:pStyle w:val="Ttulo2"/>
        <w:ind w:firstLine="720"/>
      </w:pPr>
      <w:bookmarkStart w:id="9" w:name="_nduo3knwzigm" w:colFirst="0" w:colLast="0"/>
      <w:bookmarkEnd w:id="9"/>
    </w:p>
    <w:p w:rsidR="002850D8" w:rsidRDefault="00DF2335">
      <w:pPr>
        <w:pStyle w:val="normal0"/>
      </w:pPr>
      <w:r>
        <w:t>·</w:t>
      </w:r>
      <w:proofErr w:type="spellStart"/>
      <w:r>
        <w:t>MyoWare</w:t>
      </w:r>
      <w:proofErr w:type="spellEnd"/>
      <w:r>
        <w:t xml:space="preserve"> </w:t>
      </w:r>
      <w:proofErr w:type="spellStart"/>
      <w:r>
        <w:t>Muscle</w:t>
      </w:r>
      <w:proofErr w:type="spellEnd"/>
      <w:r>
        <w:t xml:space="preserve"> Sensor</w:t>
      </w:r>
    </w:p>
    <w:p w:rsidR="002850D8" w:rsidRDefault="00DF2335">
      <w:pPr>
        <w:pStyle w:val="normal0"/>
      </w:pPr>
      <w:r>
        <w:rPr>
          <w:noProof/>
        </w:rPr>
        <w:drawing>
          <wp:inline distT="114300" distB="114300" distL="114300" distR="114300">
            <wp:extent cx="2595563" cy="2134422"/>
            <wp:effectExtent l="0" t="0" r="0" b="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cstate="print"/>
                    <a:srcRect/>
                    <a:stretch>
                      <a:fillRect/>
                    </a:stretch>
                  </pic:blipFill>
                  <pic:spPr>
                    <a:xfrm>
                      <a:off x="0" y="0"/>
                      <a:ext cx="2595563" cy="2134422"/>
                    </a:xfrm>
                    <a:prstGeom prst="rect">
                      <a:avLst/>
                    </a:prstGeom>
                    <a:ln/>
                  </pic:spPr>
                </pic:pic>
              </a:graphicData>
            </a:graphic>
          </wp:inline>
        </w:drawing>
      </w:r>
    </w:p>
    <w:p w:rsidR="002850D8" w:rsidRDefault="00DF2335">
      <w:pPr>
        <w:pStyle w:val="normal0"/>
        <w:rPr>
          <w:u w:val="single"/>
        </w:rPr>
      </w:pPr>
      <w:r>
        <w:t>https://www.sparkfun.com/products/13723</w:t>
      </w:r>
    </w:p>
    <w:p w:rsidR="002850D8" w:rsidRDefault="002850D8">
      <w:pPr>
        <w:pStyle w:val="normal0"/>
        <w:ind w:left="720"/>
      </w:pPr>
    </w:p>
    <w:p w:rsidR="002850D8" w:rsidRDefault="00DF2335">
      <w:pPr>
        <w:pStyle w:val="normal0"/>
        <w:spacing w:line="360" w:lineRule="auto"/>
        <w:jc w:val="both"/>
      </w:pPr>
      <w:r>
        <w:tab/>
      </w:r>
    </w:p>
    <w:p w:rsidR="002850D8" w:rsidRDefault="00DF2335">
      <w:pPr>
        <w:pStyle w:val="normal0"/>
        <w:spacing w:line="360" w:lineRule="auto"/>
        <w:jc w:val="both"/>
        <w:rPr>
          <w:color w:val="212121"/>
          <w:highlight w:val="white"/>
        </w:rPr>
      </w:pPr>
      <w:r>
        <w:t>Este dispositivo nos permite l</w:t>
      </w:r>
      <w:r>
        <w:rPr>
          <w:color w:val="212121"/>
          <w:highlight w:val="white"/>
        </w:rPr>
        <w:t>a medición de la actividad muscular mediante la detección de su potencial eléctrico, conocida como electromiografía (EMG).</w:t>
      </w:r>
    </w:p>
    <w:p w:rsidR="002850D8" w:rsidRDefault="00DF2335">
      <w:pPr>
        <w:pStyle w:val="normal0"/>
        <w:spacing w:line="360" w:lineRule="auto"/>
        <w:jc w:val="both"/>
        <w:rPr>
          <w:color w:val="212121"/>
          <w:highlight w:val="white"/>
        </w:rPr>
      </w:pPr>
      <w:r>
        <w:rPr>
          <w:color w:val="212121"/>
          <w:highlight w:val="white"/>
        </w:rPr>
        <w:t xml:space="preserve">El tablero </w:t>
      </w:r>
      <w:proofErr w:type="spellStart"/>
      <w:r>
        <w:rPr>
          <w:color w:val="212121"/>
          <w:highlight w:val="white"/>
        </w:rPr>
        <w:t>MyoWare</w:t>
      </w:r>
      <w:proofErr w:type="spellEnd"/>
      <w:r>
        <w:rPr>
          <w:color w:val="212121"/>
          <w:highlight w:val="white"/>
        </w:rPr>
        <w:t xml:space="preserve"> actúa midiendo la actividad eléctrica filtrada y rectificada de un músculo; emitiendo 0-Vs Volts dependiendo de la cantidad de actividad en el músculo seleccionado, donde Vs significa el voltaje de la fuente de energía.</w:t>
      </w:r>
    </w:p>
    <w:p w:rsidR="002850D8" w:rsidRDefault="00DF2335">
      <w:pPr>
        <w:pStyle w:val="normal0"/>
        <w:spacing w:line="360" w:lineRule="auto"/>
        <w:jc w:val="both"/>
        <w:rPr>
          <w:color w:val="212121"/>
          <w:highlight w:val="white"/>
        </w:rPr>
      </w:pPr>
      <w:r>
        <w:rPr>
          <w:color w:val="212121"/>
          <w:highlight w:val="white"/>
        </w:rPr>
        <w:t>Además de contar con una alimentación + 3.1V a + 5V, salida RAW EMG, clavijas de alimentación con protección contra polaridad. El sensor está diseñado para conectar los electrodos directamente al sensor sin necesidad de cables.</w:t>
      </w:r>
    </w:p>
    <w:p w:rsidR="002850D8" w:rsidRDefault="002850D8">
      <w:pPr>
        <w:pStyle w:val="normal0"/>
        <w:spacing w:line="360" w:lineRule="auto"/>
        <w:ind w:left="720"/>
        <w:jc w:val="both"/>
        <w:rPr>
          <w:color w:val="212121"/>
          <w:highlight w:val="white"/>
        </w:rPr>
      </w:pPr>
    </w:p>
    <w:p w:rsidR="002850D8" w:rsidRDefault="00DF2335">
      <w:pPr>
        <w:pStyle w:val="normal0"/>
        <w:spacing w:line="360" w:lineRule="auto"/>
        <w:jc w:val="both"/>
        <w:rPr>
          <w:color w:val="212121"/>
          <w:highlight w:val="white"/>
        </w:rPr>
      </w:pPr>
      <w:r>
        <w:rPr>
          <w:color w:val="212121"/>
          <w:highlight w:val="white"/>
        </w:rPr>
        <w:t>Con los accesorios siguientes:</w:t>
      </w:r>
    </w:p>
    <w:p w:rsidR="002850D8" w:rsidRDefault="00DF2335">
      <w:pPr>
        <w:pStyle w:val="normal0"/>
        <w:rPr>
          <w:color w:val="212121"/>
          <w:highlight w:val="white"/>
        </w:rPr>
      </w:pPr>
      <w:r>
        <w:rPr>
          <w:color w:val="212121"/>
          <w:highlight w:val="white"/>
        </w:rPr>
        <w:tab/>
      </w:r>
      <w:r>
        <w:rPr>
          <w:color w:val="212121"/>
          <w:highlight w:val="white"/>
        </w:rPr>
        <w:tab/>
      </w:r>
    </w:p>
    <w:p w:rsidR="002850D8" w:rsidRDefault="00DF2335">
      <w:pPr>
        <w:pStyle w:val="normal0"/>
        <w:rPr>
          <w:color w:val="212121"/>
          <w:highlight w:val="white"/>
        </w:rPr>
      </w:pPr>
      <w:r>
        <w:rPr>
          <w:noProof/>
          <w:color w:val="212121"/>
          <w:highlight w:val="white"/>
        </w:rPr>
        <w:drawing>
          <wp:inline distT="114300" distB="114300" distL="114300" distR="114300">
            <wp:extent cx="1916564" cy="1119188"/>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cstate="print"/>
                    <a:srcRect/>
                    <a:stretch>
                      <a:fillRect/>
                    </a:stretch>
                  </pic:blipFill>
                  <pic:spPr>
                    <a:xfrm>
                      <a:off x="0" y="0"/>
                      <a:ext cx="1916564" cy="1119188"/>
                    </a:xfrm>
                    <a:prstGeom prst="rect">
                      <a:avLst/>
                    </a:prstGeom>
                    <a:ln/>
                  </pic:spPr>
                </pic:pic>
              </a:graphicData>
            </a:graphic>
          </wp:inline>
        </w:drawing>
      </w:r>
    </w:p>
    <w:p w:rsidR="002850D8" w:rsidRDefault="00DF2335">
      <w:pPr>
        <w:pStyle w:val="normal0"/>
        <w:spacing w:line="360" w:lineRule="auto"/>
        <w:jc w:val="both"/>
      </w:pPr>
      <w:r>
        <w:rPr>
          <w:color w:val="212121"/>
          <w:highlight w:val="white"/>
        </w:rPr>
        <w:t xml:space="preserve">-Cable </w:t>
      </w:r>
      <w:proofErr w:type="spellStart"/>
      <w:r>
        <w:rPr>
          <w:color w:val="212121"/>
          <w:highlight w:val="white"/>
        </w:rPr>
        <w:t>Shield</w:t>
      </w:r>
      <w:proofErr w:type="spellEnd"/>
      <w:r>
        <w:rPr>
          <w:color w:val="212121"/>
          <w:highlight w:val="white"/>
        </w:rPr>
        <w:t xml:space="preserve">: Utilizado por si se quiere colocar el </w:t>
      </w:r>
      <w:r>
        <w:rPr>
          <w:color w:val="333333"/>
          <w:sz w:val="21"/>
          <w:szCs w:val="21"/>
          <w:highlight w:val="white"/>
        </w:rPr>
        <w:t>hardware</w:t>
      </w:r>
      <w:r>
        <w:rPr>
          <w:color w:val="212121"/>
          <w:highlight w:val="white"/>
        </w:rPr>
        <w:t xml:space="preserve"> en otra localización, ya que viene con un </w:t>
      </w:r>
      <w:proofErr w:type="spellStart"/>
      <w:r>
        <w:rPr>
          <w:color w:val="212121"/>
          <w:highlight w:val="white"/>
        </w:rPr>
        <w:t>jack</w:t>
      </w:r>
      <w:proofErr w:type="spellEnd"/>
      <w:r>
        <w:rPr>
          <w:color w:val="212121"/>
          <w:highlight w:val="white"/>
        </w:rPr>
        <w:t xml:space="preserve"> de conexión para </w:t>
      </w:r>
      <w:hyperlink r:id="rId19">
        <w:r>
          <w:rPr>
            <w:color w:val="1155CC"/>
            <w:highlight w:val="white"/>
            <w:u w:val="single"/>
          </w:rPr>
          <w:t>los tres electrodos</w:t>
        </w:r>
      </w:hyperlink>
      <w:r>
        <w:rPr>
          <w:color w:val="212121"/>
          <w:highlight w:val="white"/>
        </w:rPr>
        <w:t xml:space="preserve"> </w:t>
      </w:r>
      <w:r>
        <w:rPr>
          <w:color w:val="333333"/>
          <w:sz w:val="21"/>
          <w:szCs w:val="21"/>
          <w:highlight w:val="white"/>
        </w:rPr>
        <w:t>.</w:t>
      </w:r>
    </w:p>
    <w:p w:rsidR="002850D8" w:rsidRDefault="002850D8">
      <w:pPr>
        <w:pStyle w:val="normal0"/>
        <w:ind w:left="720"/>
      </w:pPr>
    </w:p>
    <w:p w:rsidR="002850D8" w:rsidRDefault="002850D8">
      <w:pPr>
        <w:pStyle w:val="normal0"/>
        <w:jc w:val="both"/>
      </w:pPr>
    </w:p>
    <w:p w:rsidR="002850D8" w:rsidRDefault="00DF2335">
      <w:pPr>
        <w:pStyle w:val="normal0"/>
        <w:jc w:val="both"/>
      </w:pPr>
      <w:r>
        <w:t>·</w:t>
      </w:r>
      <w:proofErr w:type="spellStart"/>
      <w:r>
        <w:t>Arduino</w:t>
      </w:r>
      <w:proofErr w:type="spellEnd"/>
      <w:r>
        <w:t xml:space="preserve"> UNO</w:t>
      </w:r>
    </w:p>
    <w:p w:rsidR="002850D8" w:rsidRDefault="00DF2335">
      <w:pPr>
        <w:pStyle w:val="normal0"/>
      </w:pPr>
      <w:r>
        <w:tab/>
      </w:r>
      <w:r>
        <w:rPr>
          <w:noProof/>
        </w:rPr>
        <w:drawing>
          <wp:inline distT="114300" distB="114300" distL="114300" distR="114300">
            <wp:extent cx="2790825" cy="234315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cstate="print"/>
                    <a:srcRect/>
                    <a:stretch>
                      <a:fillRect/>
                    </a:stretch>
                  </pic:blipFill>
                  <pic:spPr>
                    <a:xfrm>
                      <a:off x="0" y="0"/>
                      <a:ext cx="2790825" cy="2343150"/>
                    </a:xfrm>
                    <a:prstGeom prst="rect">
                      <a:avLst/>
                    </a:prstGeom>
                    <a:ln/>
                  </pic:spPr>
                </pic:pic>
              </a:graphicData>
            </a:graphic>
          </wp:inline>
        </w:drawing>
      </w:r>
    </w:p>
    <w:p w:rsidR="002850D8" w:rsidRDefault="00DF2335">
      <w:pPr>
        <w:pStyle w:val="normal0"/>
        <w:spacing w:line="360" w:lineRule="auto"/>
        <w:jc w:val="both"/>
        <w:rPr>
          <w:color w:val="111111"/>
        </w:rPr>
      </w:pPr>
      <w:r>
        <w:t>-</w:t>
      </w:r>
      <w:r>
        <w:rPr>
          <w:color w:val="111111"/>
        </w:rPr>
        <w:t>Incorpora una autoselección del voltaje de alimentación (DC/USB).</w:t>
      </w:r>
    </w:p>
    <w:p w:rsidR="002850D8" w:rsidRDefault="00DF2335">
      <w:pPr>
        <w:pStyle w:val="normal0"/>
        <w:spacing w:line="360" w:lineRule="auto"/>
        <w:jc w:val="both"/>
        <w:rPr>
          <w:color w:val="111111"/>
        </w:rPr>
      </w:pPr>
      <w:r>
        <w:rPr>
          <w:color w:val="111111"/>
        </w:rPr>
        <w:t xml:space="preserve">-Dispone del nuevo </w:t>
      </w:r>
      <w:proofErr w:type="spellStart"/>
      <w:r>
        <w:rPr>
          <w:color w:val="111111"/>
        </w:rPr>
        <w:t>bootloader</w:t>
      </w:r>
      <w:proofErr w:type="spellEnd"/>
      <w:r>
        <w:rPr>
          <w:color w:val="111111"/>
        </w:rPr>
        <w:t xml:space="preserve"> </w:t>
      </w:r>
      <w:proofErr w:type="spellStart"/>
      <w:r>
        <w:rPr>
          <w:color w:val="111111"/>
        </w:rPr>
        <w:t>OptiBoot</w:t>
      </w:r>
      <w:proofErr w:type="spellEnd"/>
      <w:r>
        <w:rPr>
          <w:color w:val="111111"/>
        </w:rPr>
        <w:t xml:space="preserve"> que permite cargar programas a 115Kbps.</w:t>
      </w:r>
    </w:p>
    <w:p w:rsidR="002850D8" w:rsidRDefault="00DF2335">
      <w:pPr>
        <w:pStyle w:val="normal0"/>
        <w:spacing w:line="360" w:lineRule="auto"/>
        <w:jc w:val="both"/>
        <w:rPr>
          <w:color w:val="111111"/>
        </w:rPr>
      </w:pPr>
      <w:r>
        <w:rPr>
          <w:color w:val="111111"/>
        </w:rPr>
        <w:t xml:space="preserve">-El </w:t>
      </w:r>
      <w:proofErr w:type="spellStart"/>
      <w:r>
        <w:rPr>
          <w:color w:val="111111"/>
        </w:rPr>
        <w:t>bootloader</w:t>
      </w:r>
      <w:proofErr w:type="spellEnd"/>
      <w:r>
        <w:rPr>
          <w:color w:val="111111"/>
        </w:rPr>
        <w:t xml:space="preserve"> ha sido reducido en tamaño y ocupa 512bytes, tendremos más espacio para programar.</w:t>
      </w:r>
    </w:p>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ind w:left="720"/>
      </w:pPr>
    </w:p>
    <w:p w:rsidR="002850D8" w:rsidRDefault="002850D8">
      <w:pPr>
        <w:pStyle w:val="normal0"/>
        <w:ind w:left="720"/>
      </w:pPr>
    </w:p>
    <w:p w:rsidR="002850D8" w:rsidRDefault="002850D8">
      <w:pPr>
        <w:pStyle w:val="normal0"/>
        <w:ind w:left="720"/>
      </w:pPr>
    </w:p>
    <w:p w:rsidR="001C1A51" w:rsidRDefault="001C1A51">
      <w:pPr>
        <w:pStyle w:val="normal0"/>
      </w:pPr>
    </w:p>
    <w:p w:rsidR="001C1A51" w:rsidRDefault="001C1A51">
      <w:pPr>
        <w:pStyle w:val="normal0"/>
      </w:pPr>
    </w:p>
    <w:p w:rsidR="001C1A51" w:rsidRDefault="001C1A51">
      <w:pPr>
        <w:pStyle w:val="normal0"/>
      </w:pPr>
    </w:p>
    <w:p w:rsidR="001C1A51" w:rsidRDefault="001C1A51">
      <w:pPr>
        <w:pStyle w:val="normal0"/>
      </w:pPr>
    </w:p>
    <w:p w:rsidR="001C1A51" w:rsidRDefault="001C1A51">
      <w:pPr>
        <w:pStyle w:val="normal0"/>
      </w:pPr>
    </w:p>
    <w:p w:rsidR="001C1A51" w:rsidRDefault="001C1A51">
      <w:pPr>
        <w:pStyle w:val="normal0"/>
      </w:pPr>
    </w:p>
    <w:p w:rsidR="001C1A51" w:rsidRDefault="001C1A51">
      <w:pPr>
        <w:pStyle w:val="normal0"/>
      </w:pPr>
    </w:p>
    <w:p w:rsidR="001C1A51" w:rsidRDefault="001C1A51">
      <w:pPr>
        <w:pStyle w:val="normal0"/>
      </w:pPr>
    </w:p>
    <w:p w:rsidR="002850D8" w:rsidRDefault="00DF2335">
      <w:pPr>
        <w:pStyle w:val="normal0"/>
      </w:pPr>
      <w:r>
        <w:lastRenderedPageBreak/>
        <w:t>·</w:t>
      </w:r>
      <w:proofErr w:type="spellStart"/>
      <w:r>
        <w:t>SparkFun</w:t>
      </w:r>
      <w:proofErr w:type="spellEnd"/>
      <w:r>
        <w:t xml:space="preserve"> Single Lead </w:t>
      </w:r>
      <w:proofErr w:type="spellStart"/>
      <w:r>
        <w:t>Heart</w:t>
      </w:r>
      <w:proofErr w:type="spellEnd"/>
      <w:r>
        <w:t xml:space="preserve"> </w:t>
      </w:r>
      <w:proofErr w:type="spellStart"/>
      <w:r>
        <w:t>Rate</w:t>
      </w:r>
      <w:proofErr w:type="spellEnd"/>
      <w:r>
        <w:t xml:space="preserve"> Monitor - AD8232</w:t>
      </w:r>
    </w:p>
    <w:p w:rsidR="002850D8" w:rsidRDefault="002850D8">
      <w:pPr>
        <w:pStyle w:val="normal0"/>
        <w:ind w:left="720"/>
      </w:pPr>
    </w:p>
    <w:p w:rsidR="002850D8" w:rsidRDefault="00DF2335">
      <w:pPr>
        <w:pStyle w:val="normal0"/>
        <w:ind w:left="720"/>
      </w:pPr>
      <w:r>
        <w:rPr>
          <w:noProof/>
        </w:rPr>
        <w:drawing>
          <wp:inline distT="114300" distB="114300" distL="114300" distR="114300">
            <wp:extent cx="1824038" cy="2162963"/>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cstate="print"/>
                    <a:srcRect/>
                    <a:stretch>
                      <a:fillRect/>
                    </a:stretch>
                  </pic:blipFill>
                  <pic:spPr>
                    <a:xfrm>
                      <a:off x="0" y="0"/>
                      <a:ext cx="1824038" cy="2162963"/>
                    </a:xfrm>
                    <a:prstGeom prst="rect">
                      <a:avLst/>
                    </a:prstGeom>
                    <a:ln/>
                  </pic:spPr>
                </pic:pic>
              </a:graphicData>
            </a:graphic>
          </wp:inline>
        </w:drawing>
      </w:r>
    </w:p>
    <w:p w:rsidR="002850D8" w:rsidRDefault="00DF2335">
      <w:pPr>
        <w:pStyle w:val="Ttulo2"/>
        <w:spacing w:line="360" w:lineRule="auto"/>
        <w:jc w:val="both"/>
        <w:rPr>
          <w:sz w:val="22"/>
          <w:szCs w:val="22"/>
        </w:rPr>
      </w:pPr>
      <w:bookmarkStart w:id="10" w:name="_f1p9j35l7dln" w:colFirst="0" w:colLast="0"/>
      <w:bookmarkEnd w:id="10"/>
      <w:r>
        <w:rPr>
          <w:sz w:val="22"/>
          <w:szCs w:val="22"/>
        </w:rPr>
        <w:t>(</w:t>
      </w:r>
      <w:hyperlink r:id="rId22">
        <w:r>
          <w:rPr>
            <w:color w:val="1155CC"/>
            <w:sz w:val="22"/>
            <w:szCs w:val="22"/>
            <w:u w:val="single"/>
          </w:rPr>
          <w:t>https://www.sparkfun.com/products/12650</w:t>
        </w:r>
      </w:hyperlink>
      <w:r>
        <w:rPr>
          <w:sz w:val="22"/>
          <w:szCs w:val="22"/>
        </w:rPr>
        <w:t>)</w:t>
      </w:r>
    </w:p>
    <w:p w:rsidR="002850D8" w:rsidRDefault="00DF2335">
      <w:pPr>
        <w:pStyle w:val="normal0"/>
        <w:spacing w:line="360" w:lineRule="auto"/>
        <w:jc w:val="both"/>
        <w:rPr>
          <w:color w:val="212121"/>
          <w:highlight w:val="white"/>
        </w:rPr>
      </w:pPr>
      <w:r>
        <w:rPr>
          <w:color w:val="212121"/>
          <w:highlight w:val="white"/>
        </w:rPr>
        <w:t xml:space="preserve">El monitor de frecuencia cardíaca de un solo cable </w:t>
      </w:r>
      <w:proofErr w:type="spellStart"/>
      <w:r>
        <w:rPr>
          <w:color w:val="212121"/>
          <w:highlight w:val="white"/>
        </w:rPr>
        <w:t>SparkFun</w:t>
      </w:r>
      <w:proofErr w:type="spellEnd"/>
      <w:r>
        <w:rPr>
          <w:color w:val="212121"/>
          <w:highlight w:val="white"/>
        </w:rPr>
        <w:t xml:space="preserve"> AD8232 es una placa rentable que se utiliza para medir la actividad eléctrica del corazón. Esta actividad eléctrica se puede graficar como un ECG o un electrocardiograma y emitirse como una lectura analógica. Los ECG pueden ser extremadamente ruidosos, el Monitor de Ritmo Cardíaco de Cable Único AD8232 actúa como un amplificador operacional para ayudar a obtener una señal clara.</w:t>
      </w:r>
    </w:p>
    <w:p w:rsidR="002850D8" w:rsidRDefault="00DF2335">
      <w:pPr>
        <w:pStyle w:val="normal0"/>
        <w:spacing w:line="360" w:lineRule="auto"/>
        <w:jc w:val="both"/>
      </w:pPr>
      <w:r>
        <w:rPr>
          <w:color w:val="212121"/>
          <w:highlight w:val="white"/>
        </w:rPr>
        <w:t xml:space="preserve">El sensor trabaja a 3,3v y cuenta con una salida </w:t>
      </w:r>
      <w:proofErr w:type="spellStart"/>
      <w:r>
        <w:rPr>
          <w:color w:val="212121"/>
          <w:highlight w:val="white"/>
        </w:rPr>
        <w:t>analogica</w:t>
      </w:r>
      <w:proofErr w:type="spellEnd"/>
      <w:r>
        <w:rPr>
          <w:color w:val="212121"/>
          <w:highlight w:val="white"/>
        </w:rPr>
        <w:t xml:space="preserve"> “OUTPUT”, la cual da valores a una entrada </w:t>
      </w:r>
      <w:proofErr w:type="spellStart"/>
      <w:r>
        <w:rPr>
          <w:color w:val="212121"/>
          <w:highlight w:val="white"/>
        </w:rPr>
        <w:t>analogica</w:t>
      </w:r>
      <w:proofErr w:type="spellEnd"/>
      <w:r>
        <w:rPr>
          <w:color w:val="212121"/>
          <w:highlight w:val="white"/>
        </w:rPr>
        <w:t xml:space="preserve"> de cualquier </w:t>
      </w:r>
      <w:proofErr w:type="spellStart"/>
      <w:r>
        <w:rPr>
          <w:color w:val="212121"/>
          <w:highlight w:val="white"/>
        </w:rPr>
        <w:t>microcontrolador</w:t>
      </w:r>
      <w:proofErr w:type="spellEnd"/>
      <w:r>
        <w:rPr>
          <w:color w:val="212121"/>
          <w:highlight w:val="white"/>
        </w:rPr>
        <w:t xml:space="preserve">. Los demás pines son solo para comprobar si está conectado el </w:t>
      </w:r>
      <w:proofErr w:type="gramStart"/>
      <w:r>
        <w:rPr>
          <w:color w:val="212121"/>
          <w:highlight w:val="white"/>
        </w:rPr>
        <w:t>sensor(</w:t>
      </w:r>
      <w:proofErr w:type="gramEnd"/>
      <w:r>
        <w:rPr>
          <w:color w:val="212121"/>
          <w:highlight w:val="white"/>
        </w:rPr>
        <w:t xml:space="preserve">Lo+ y Lo-) y la entrada “SDN” que mediante su activación el sensor pasa a un estado de bajo consumo. </w:t>
      </w:r>
    </w:p>
    <w:p w:rsidR="002850D8" w:rsidRDefault="00DF2335">
      <w:pPr>
        <w:pStyle w:val="Ttulo2"/>
        <w:spacing w:line="480" w:lineRule="auto"/>
        <w:jc w:val="both"/>
        <w:rPr>
          <w:sz w:val="24"/>
          <w:szCs w:val="24"/>
        </w:rPr>
      </w:pPr>
      <w:bookmarkStart w:id="11" w:name="_1414vw9rs0vr" w:colFirst="0" w:colLast="0"/>
      <w:bookmarkEnd w:id="11"/>
      <w:r>
        <w:rPr>
          <w:b/>
          <w:sz w:val="24"/>
          <w:szCs w:val="24"/>
        </w:rPr>
        <w:t>4.2.</w:t>
      </w:r>
      <w:r>
        <w:rPr>
          <w:sz w:val="24"/>
          <w:szCs w:val="24"/>
        </w:rPr>
        <w:t xml:space="preserve"> </w:t>
      </w:r>
      <w:r>
        <w:rPr>
          <w:b/>
          <w:sz w:val="24"/>
          <w:szCs w:val="24"/>
        </w:rPr>
        <w:t>Software</w:t>
      </w:r>
    </w:p>
    <w:p w:rsidR="002850D8" w:rsidRDefault="00DF2335">
      <w:pPr>
        <w:pStyle w:val="normal0"/>
        <w:spacing w:line="360" w:lineRule="auto"/>
        <w:jc w:val="both"/>
      </w:pPr>
      <w:r>
        <w:t>·</w:t>
      </w:r>
      <w:proofErr w:type="spellStart"/>
      <w:r>
        <w:t>Arduino</w:t>
      </w:r>
      <w:proofErr w:type="spellEnd"/>
    </w:p>
    <w:p w:rsidR="002850D8" w:rsidRDefault="00DF2335">
      <w:pPr>
        <w:pStyle w:val="normal0"/>
        <w:spacing w:line="360" w:lineRule="auto"/>
        <w:jc w:val="both"/>
      </w:pPr>
      <w:r>
        <w:t xml:space="preserve">Nos iremos a la página oficial </w:t>
      </w:r>
      <w:hyperlink r:id="rId23">
        <w:r>
          <w:rPr>
            <w:color w:val="1155CC"/>
            <w:u w:val="single"/>
          </w:rPr>
          <w:t>https://www.arduino.cc/en/main/software</w:t>
        </w:r>
      </w:hyperlink>
      <w:r>
        <w:t xml:space="preserve"> y entraremos en el apartado </w:t>
      </w:r>
      <w:proofErr w:type="spellStart"/>
      <w:r>
        <w:t>downloads</w:t>
      </w:r>
      <w:proofErr w:type="spellEnd"/>
      <w:r>
        <w:t>, donde seleccionaremos Windows, Linux o Mac, dependiendo en que sistema operativo queramos correr el programa. Una vez descargado el instalador, le daremos a ejecutar como administrador y a seguir las indicaciones que nos vayan diciendo, hasta que nos muestre el botón de finalizar.</w:t>
      </w:r>
    </w:p>
    <w:p w:rsidR="002850D8" w:rsidRDefault="002850D8">
      <w:pPr>
        <w:pStyle w:val="normal0"/>
        <w:spacing w:line="360" w:lineRule="auto"/>
        <w:jc w:val="both"/>
      </w:pPr>
    </w:p>
    <w:p w:rsidR="002850D8" w:rsidRDefault="002850D8">
      <w:pPr>
        <w:pStyle w:val="normal0"/>
        <w:spacing w:line="360" w:lineRule="auto"/>
        <w:jc w:val="both"/>
      </w:pPr>
    </w:p>
    <w:p w:rsidR="002850D8" w:rsidRDefault="002850D8">
      <w:pPr>
        <w:pStyle w:val="normal0"/>
        <w:spacing w:line="360" w:lineRule="auto"/>
        <w:jc w:val="both"/>
      </w:pPr>
    </w:p>
    <w:p w:rsidR="002850D8" w:rsidRDefault="00DF2335">
      <w:pPr>
        <w:pStyle w:val="normal0"/>
        <w:spacing w:line="360" w:lineRule="auto"/>
        <w:jc w:val="both"/>
      </w:pPr>
      <w:r>
        <w:t>·</w:t>
      </w:r>
      <w:proofErr w:type="spellStart"/>
      <w:r>
        <w:t>Matlab</w:t>
      </w:r>
      <w:proofErr w:type="spellEnd"/>
    </w:p>
    <w:p w:rsidR="002850D8" w:rsidRDefault="00DF2335">
      <w:pPr>
        <w:pStyle w:val="normal0"/>
        <w:spacing w:line="360" w:lineRule="auto"/>
        <w:jc w:val="both"/>
      </w:pPr>
      <w:r>
        <w:t xml:space="preserve">MATLAB es un sistema de cómputo numérico que ofrece un entorno de desarrollo integrado (IDE) con un lenguaje de programación propio (lenguaje M). Entre sus prestaciones básicas </w:t>
      </w:r>
      <w:r>
        <w:lastRenderedPageBreak/>
        <w:t xml:space="preserve">se hallan: la manipulación de matrices, la representación de datos y funciones, la implementación de algoritmos, la creación de interfaces de usuario (GUI) y la comunicación con programas en otros lenguajes y con otros dispositivos hardware. Este programa es un programa en el cual necesitas licencias, las cuales puedes adquirir en la página web </w:t>
      </w:r>
      <w:hyperlink r:id="rId24">
        <w:r>
          <w:rPr>
            <w:color w:val="1155CC"/>
            <w:u w:val="single"/>
          </w:rPr>
          <w:t>https://es.mathworks.com/store</w:t>
        </w:r>
      </w:hyperlink>
      <w:r>
        <w:t>.</w:t>
      </w:r>
    </w:p>
    <w:p w:rsidR="002850D8" w:rsidRDefault="00DF2335">
      <w:pPr>
        <w:pStyle w:val="Ttulo1"/>
        <w:rPr>
          <w:b/>
          <w:sz w:val="28"/>
          <w:szCs w:val="28"/>
        </w:rPr>
      </w:pPr>
      <w:bookmarkStart w:id="12" w:name="_k97s1zbsjaf0" w:colFirst="0" w:colLast="0"/>
      <w:bookmarkEnd w:id="12"/>
      <w:r>
        <w:rPr>
          <w:b/>
          <w:sz w:val="28"/>
          <w:szCs w:val="28"/>
        </w:rPr>
        <w:t>5. Programación y Configuración de Equipos</w:t>
      </w:r>
    </w:p>
    <w:p w:rsidR="002850D8" w:rsidRDefault="002850D8">
      <w:pPr>
        <w:pStyle w:val="normal0"/>
        <w:spacing w:line="360" w:lineRule="auto"/>
        <w:jc w:val="both"/>
      </w:pPr>
    </w:p>
    <w:p w:rsidR="002850D8" w:rsidRDefault="00DF2335">
      <w:pPr>
        <w:pStyle w:val="normal0"/>
        <w:spacing w:line="360" w:lineRule="auto"/>
        <w:jc w:val="both"/>
      </w:pPr>
      <w:r>
        <w:t>En la parte de programación de este proyecto, se encuentran dos software.</w:t>
      </w:r>
    </w:p>
    <w:p w:rsidR="002850D8" w:rsidRDefault="00DF2335">
      <w:pPr>
        <w:pStyle w:val="normal0"/>
        <w:spacing w:line="360" w:lineRule="auto"/>
        <w:jc w:val="both"/>
      </w:pPr>
      <w:r>
        <w:t xml:space="preserve">El primero de todos es el </w:t>
      </w:r>
      <w:proofErr w:type="spellStart"/>
      <w:r>
        <w:t>Arduino</w:t>
      </w:r>
      <w:proofErr w:type="spellEnd"/>
      <w:r>
        <w:t xml:space="preserve">, el cual se encarga de la captación y envío de datos y el segundo es el </w:t>
      </w:r>
      <w:proofErr w:type="spellStart"/>
      <w:r>
        <w:t>Matlab</w:t>
      </w:r>
      <w:proofErr w:type="spellEnd"/>
      <w:r>
        <w:t xml:space="preserve">. El </w:t>
      </w:r>
      <w:proofErr w:type="spellStart"/>
      <w:r>
        <w:t>Matlab</w:t>
      </w:r>
      <w:proofErr w:type="spellEnd"/>
      <w:r>
        <w:t xml:space="preserve"> es un software matemático  para tratamiento de señales.</w:t>
      </w:r>
    </w:p>
    <w:p w:rsidR="002850D8" w:rsidRDefault="00DF2335">
      <w:pPr>
        <w:pStyle w:val="Ttulo2"/>
        <w:spacing w:line="360" w:lineRule="auto"/>
        <w:jc w:val="both"/>
        <w:rPr>
          <w:b/>
          <w:sz w:val="24"/>
          <w:szCs w:val="24"/>
        </w:rPr>
      </w:pPr>
      <w:bookmarkStart w:id="13" w:name="_s268t962m9b4" w:colFirst="0" w:colLast="0"/>
      <w:bookmarkEnd w:id="13"/>
      <w:r>
        <w:rPr>
          <w:b/>
          <w:sz w:val="24"/>
          <w:szCs w:val="24"/>
        </w:rPr>
        <w:t>5.1. (</w:t>
      </w:r>
      <w:proofErr w:type="spellStart"/>
      <w:r>
        <w:rPr>
          <w:b/>
          <w:sz w:val="24"/>
          <w:szCs w:val="24"/>
        </w:rPr>
        <w:t>Arduino</w:t>
      </w:r>
      <w:proofErr w:type="spellEnd"/>
      <w:r>
        <w:rPr>
          <w:b/>
          <w:sz w:val="24"/>
          <w:szCs w:val="24"/>
        </w:rPr>
        <w:t>) - Señal EMG</w:t>
      </w:r>
    </w:p>
    <w:p w:rsidR="002850D8" w:rsidRDefault="002850D8">
      <w:pPr>
        <w:pStyle w:val="normal0"/>
      </w:pPr>
    </w:p>
    <w:p w:rsidR="002850D8" w:rsidRDefault="00DF2335">
      <w:pPr>
        <w:pStyle w:val="normal0"/>
        <w:spacing w:line="480" w:lineRule="auto"/>
        <w:jc w:val="both"/>
      </w:pPr>
      <w:r>
        <w:rPr>
          <w:noProof/>
        </w:rPr>
        <w:drawing>
          <wp:inline distT="114300" distB="114300" distL="114300" distR="114300">
            <wp:extent cx="2286000" cy="2066925"/>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cstate="print"/>
                    <a:srcRect/>
                    <a:stretch>
                      <a:fillRect/>
                    </a:stretch>
                  </pic:blipFill>
                  <pic:spPr>
                    <a:xfrm>
                      <a:off x="0" y="0"/>
                      <a:ext cx="2286000" cy="2066925"/>
                    </a:xfrm>
                    <a:prstGeom prst="rect">
                      <a:avLst/>
                    </a:prstGeom>
                    <a:ln/>
                  </pic:spPr>
                </pic:pic>
              </a:graphicData>
            </a:graphic>
          </wp:inline>
        </w:drawing>
      </w:r>
    </w:p>
    <w:p w:rsidR="002850D8" w:rsidRDefault="00DF2335">
      <w:pPr>
        <w:pStyle w:val="normal0"/>
        <w:spacing w:line="360" w:lineRule="auto"/>
        <w:jc w:val="both"/>
      </w:pPr>
      <w:r>
        <w:t xml:space="preserve">Lo primero que hacemos es crear una variable donde se va a guardar la entrada que queremos. Esto se hace para tener el código más ordenado y también por si en algún momento se decide cambiar la entrada, para que solo se tenga que cambiar en esa variable y no en todas las líneas en las que se encuentre esa entrada. Además también especificamos la variable donde se van a guardar los datos (en este </w:t>
      </w:r>
      <w:proofErr w:type="spellStart"/>
      <w:r>
        <w:t>programa”value</w:t>
      </w:r>
      <w:proofErr w:type="spellEnd"/>
      <w:r>
        <w:t xml:space="preserve">”).  </w:t>
      </w:r>
    </w:p>
    <w:p w:rsidR="002850D8" w:rsidRDefault="00DF2335">
      <w:pPr>
        <w:pStyle w:val="normal0"/>
        <w:spacing w:line="480" w:lineRule="auto"/>
        <w:jc w:val="both"/>
      </w:pPr>
      <w:r>
        <w:rPr>
          <w:noProof/>
        </w:rPr>
        <w:drawing>
          <wp:inline distT="114300" distB="114300" distL="114300" distR="114300">
            <wp:extent cx="3333750" cy="1438275"/>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cstate="print"/>
                    <a:srcRect/>
                    <a:stretch>
                      <a:fillRect/>
                    </a:stretch>
                  </pic:blipFill>
                  <pic:spPr>
                    <a:xfrm>
                      <a:off x="0" y="0"/>
                      <a:ext cx="3333750" cy="1438275"/>
                    </a:xfrm>
                    <a:prstGeom prst="rect">
                      <a:avLst/>
                    </a:prstGeom>
                    <a:ln/>
                  </pic:spPr>
                </pic:pic>
              </a:graphicData>
            </a:graphic>
          </wp:inline>
        </w:drawing>
      </w:r>
    </w:p>
    <w:p w:rsidR="002850D8" w:rsidRDefault="00DF2335">
      <w:pPr>
        <w:pStyle w:val="normal0"/>
        <w:spacing w:line="360" w:lineRule="auto"/>
        <w:jc w:val="both"/>
      </w:pPr>
      <w:r>
        <w:lastRenderedPageBreak/>
        <w:t xml:space="preserve">En el </w:t>
      </w:r>
      <w:proofErr w:type="spellStart"/>
      <w:r>
        <w:t>Setup</w:t>
      </w:r>
      <w:proofErr w:type="spellEnd"/>
      <w:r>
        <w:t xml:space="preserve"> debemos indicar las entradas y salidas que se necesiten en el proyecto. En este </w:t>
      </w:r>
      <w:proofErr w:type="spellStart"/>
      <w:r>
        <w:t>setup</w:t>
      </w:r>
      <w:proofErr w:type="spellEnd"/>
      <w:r>
        <w:t xml:space="preserve"> se encuentran dos entradas y una salida, la entrada que es imprescindible es la llamada “entrada”, las demás entradas y salidas son prescindibles ya que fueron para comprobar la comunicación. En la última línea encontramos los baudios a los que vamos a iniciar el puerto serial, utilizado más adelante.</w:t>
      </w:r>
    </w:p>
    <w:p w:rsidR="002850D8" w:rsidRDefault="002850D8">
      <w:pPr>
        <w:pStyle w:val="normal0"/>
        <w:spacing w:line="360" w:lineRule="auto"/>
        <w:jc w:val="both"/>
      </w:pPr>
    </w:p>
    <w:p w:rsidR="002850D8" w:rsidRDefault="00DF2335">
      <w:pPr>
        <w:pStyle w:val="normal0"/>
        <w:spacing w:line="480" w:lineRule="auto"/>
        <w:jc w:val="both"/>
      </w:pPr>
      <w:r>
        <w:rPr>
          <w:noProof/>
        </w:rPr>
        <w:drawing>
          <wp:inline distT="114300" distB="114300" distL="114300" distR="114300">
            <wp:extent cx="3371850" cy="119062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cstate="print"/>
                    <a:srcRect/>
                    <a:stretch>
                      <a:fillRect/>
                    </a:stretch>
                  </pic:blipFill>
                  <pic:spPr>
                    <a:xfrm>
                      <a:off x="0" y="0"/>
                      <a:ext cx="3371850" cy="1190625"/>
                    </a:xfrm>
                    <a:prstGeom prst="rect">
                      <a:avLst/>
                    </a:prstGeom>
                    <a:ln/>
                  </pic:spPr>
                </pic:pic>
              </a:graphicData>
            </a:graphic>
          </wp:inline>
        </w:drawing>
      </w:r>
    </w:p>
    <w:p w:rsidR="002850D8" w:rsidRDefault="00DF2335">
      <w:pPr>
        <w:pStyle w:val="normal0"/>
        <w:spacing w:line="360" w:lineRule="auto"/>
        <w:jc w:val="both"/>
      </w:pPr>
      <w:r>
        <w:t xml:space="preserve">En la última parte del proyecto encontramos el </w:t>
      </w:r>
      <w:proofErr w:type="spellStart"/>
      <w:r>
        <w:t>loop</w:t>
      </w:r>
      <w:proofErr w:type="spellEnd"/>
      <w:r>
        <w:t xml:space="preserve">, donde en la primera línea leemos </w:t>
      </w:r>
      <w:proofErr w:type="spellStart"/>
      <w:r>
        <w:t>analogicamente</w:t>
      </w:r>
      <w:proofErr w:type="spellEnd"/>
      <w:r>
        <w:t xml:space="preserve"> los valores que recibimos del sensor. En la segunda lo imprimimos en el serial para que el </w:t>
      </w:r>
      <w:proofErr w:type="spellStart"/>
      <w:r>
        <w:t>Matlab</w:t>
      </w:r>
      <w:proofErr w:type="spellEnd"/>
      <w:r>
        <w:t xml:space="preserve"> pueda coger los datos y en la última realizamos una parada de 1ms, la cual significa que muestre esos valores cada milisegundo. </w:t>
      </w:r>
    </w:p>
    <w:p w:rsidR="002850D8" w:rsidRDefault="00DF2335">
      <w:pPr>
        <w:pStyle w:val="Ttulo2"/>
        <w:spacing w:line="480" w:lineRule="auto"/>
        <w:jc w:val="both"/>
        <w:rPr>
          <w:b/>
          <w:sz w:val="24"/>
          <w:szCs w:val="24"/>
        </w:rPr>
      </w:pPr>
      <w:bookmarkStart w:id="14" w:name="_r0e207qcaojb" w:colFirst="0" w:colLast="0"/>
      <w:bookmarkEnd w:id="14"/>
      <w:r>
        <w:rPr>
          <w:b/>
          <w:sz w:val="24"/>
          <w:szCs w:val="24"/>
        </w:rPr>
        <w:t>5.2. (</w:t>
      </w:r>
      <w:proofErr w:type="spellStart"/>
      <w:r>
        <w:rPr>
          <w:b/>
          <w:sz w:val="24"/>
          <w:szCs w:val="24"/>
        </w:rPr>
        <w:t>Arduino</w:t>
      </w:r>
      <w:proofErr w:type="spellEnd"/>
      <w:r>
        <w:rPr>
          <w:b/>
          <w:sz w:val="24"/>
          <w:szCs w:val="24"/>
        </w:rPr>
        <w:t>) - Señal ECG</w:t>
      </w:r>
    </w:p>
    <w:p w:rsidR="002850D8" w:rsidRDefault="00DF2335">
      <w:pPr>
        <w:pStyle w:val="normal0"/>
        <w:spacing w:line="480" w:lineRule="auto"/>
        <w:jc w:val="both"/>
      </w:pPr>
      <w:r>
        <w:rPr>
          <w:noProof/>
        </w:rPr>
        <w:drawing>
          <wp:inline distT="114300" distB="114300" distL="114300" distR="114300">
            <wp:extent cx="3981450" cy="15906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cstate="print"/>
                    <a:srcRect/>
                    <a:stretch>
                      <a:fillRect/>
                    </a:stretch>
                  </pic:blipFill>
                  <pic:spPr>
                    <a:xfrm>
                      <a:off x="0" y="0"/>
                      <a:ext cx="3981450" cy="1590675"/>
                    </a:xfrm>
                    <a:prstGeom prst="rect">
                      <a:avLst/>
                    </a:prstGeom>
                    <a:ln/>
                  </pic:spPr>
                </pic:pic>
              </a:graphicData>
            </a:graphic>
          </wp:inline>
        </w:drawing>
      </w:r>
    </w:p>
    <w:p w:rsidR="002850D8" w:rsidRDefault="00DF2335">
      <w:pPr>
        <w:pStyle w:val="normal0"/>
        <w:spacing w:line="480" w:lineRule="auto"/>
        <w:jc w:val="both"/>
      </w:pPr>
      <w:r>
        <w:rPr>
          <w:noProof/>
        </w:rPr>
        <w:drawing>
          <wp:inline distT="114300" distB="114300" distL="114300" distR="114300">
            <wp:extent cx="3333750" cy="14382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cstate="print"/>
                    <a:srcRect/>
                    <a:stretch>
                      <a:fillRect/>
                    </a:stretch>
                  </pic:blipFill>
                  <pic:spPr>
                    <a:xfrm>
                      <a:off x="0" y="0"/>
                      <a:ext cx="3333750" cy="1438275"/>
                    </a:xfrm>
                    <a:prstGeom prst="rect">
                      <a:avLst/>
                    </a:prstGeom>
                    <a:ln/>
                  </pic:spPr>
                </pic:pic>
              </a:graphicData>
            </a:graphic>
          </wp:inline>
        </w:drawing>
      </w:r>
    </w:p>
    <w:p w:rsidR="002850D8" w:rsidRDefault="00DF2335">
      <w:pPr>
        <w:pStyle w:val="normal0"/>
        <w:spacing w:line="480" w:lineRule="auto"/>
        <w:jc w:val="both"/>
      </w:pPr>
      <w:r>
        <w:rPr>
          <w:noProof/>
        </w:rPr>
        <w:lastRenderedPageBreak/>
        <w:drawing>
          <wp:inline distT="114300" distB="114300" distL="114300" distR="114300">
            <wp:extent cx="3267075" cy="140017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cstate="print"/>
                    <a:srcRect/>
                    <a:stretch>
                      <a:fillRect/>
                    </a:stretch>
                  </pic:blipFill>
                  <pic:spPr>
                    <a:xfrm>
                      <a:off x="0" y="0"/>
                      <a:ext cx="3267075" cy="1400175"/>
                    </a:xfrm>
                    <a:prstGeom prst="rect">
                      <a:avLst/>
                    </a:prstGeom>
                    <a:ln/>
                  </pic:spPr>
                </pic:pic>
              </a:graphicData>
            </a:graphic>
          </wp:inline>
        </w:drawing>
      </w:r>
    </w:p>
    <w:p w:rsidR="002850D8" w:rsidRDefault="00DF2335">
      <w:pPr>
        <w:pStyle w:val="normal0"/>
        <w:spacing w:line="360" w:lineRule="auto"/>
        <w:jc w:val="both"/>
      </w:pPr>
      <w:r>
        <w:t xml:space="preserve">Como se observa, el código del </w:t>
      </w:r>
      <w:proofErr w:type="spellStart"/>
      <w:r>
        <w:t>arduino</w:t>
      </w:r>
      <w:proofErr w:type="spellEnd"/>
      <w:r>
        <w:t xml:space="preserve"> en donde se recoge la señal del sensor </w:t>
      </w:r>
      <w:proofErr w:type="spellStart"/>
      <w:r>
        <w:rPr>
          <w:color w:val="212121"/>
          <w:highlight w:val="white"/>
        </w:rPr>
        <w:t>SparkFun</w:t>
      </w:r>
      <w:proofErr w:type="spellEnd"/>
      <w:r>
        <w:rPr>
          <w:color w:val="212121"/>
          <w:highlight w:val="white"/>
        </w:rPr>
        <w:t xml:space="preserve"> AD8232 es el mismo que el del Muscule sensor, pero con la diferencia que cuando iniciamos el serial, lo hacemos a 9600 en vez de 2000000. Esta diferencia es debida a que el fabricante de este sensor recomienda estos baudios para obtener una correcta medición. </w:t>
      </w:r>
      <w:r>
        <w:t xml:space="preserve"> </w:t>
      </w:r>
    </w:p>
    <w:p w:rsidR="002850D8" w:rsidRDefault="00DF2335">
      <w:pPr>
        <w:pStyle w:val="Ttulo2"/>
        <w:jc w:val="both"/>
        <w:rPr>
          <w:b/>
          <w:sz w:val="24"/>
          <w:szCs w:val="24"/>
        </w:rPr>
      </w:pPr>
      <w:bookmarkStart w:id="15" w:name="_4kc2loxj38tw" w:colFirst="0" w:colLast="0"/>
      <w:bookmarkEnd w:id="15"/>
      <w:r>
        <w:rPr>
          <w:b/>
          <w:sz w:val="24"/>
          <w:szCs w:val="24"/>
        </w:rPr>
        <w:t>5.3. (</w:t>
      </w:r>
      <w:proofErr w:type="spellStart"/>
      <w:r>
        <w:rPr>
          <w:b/>
          <w:sz w:val="24"/>
          <w:szCs w:val="24"/>
        </w:rPr>
        <w:t>Matlab</w:t>
      </w:r>
      <w:proofErr w:type="spellEnd"/>
      <w:r>
        <w:rPr>
          <w:b/>
          <w:sz w:val="24"/>
          <w:szCs w:val="24"/>
        </w:rPr>
        <w:t>) - Señal EMG</w:t>
      </w:r>
    </w:p>
    <w:p w:rsidR="002850D8" w:rsidRDefault="002850D8">
      <w:pPr>
        <w:pStyle w:val="normal0"/>
        <w:jc w:val="both"/>
      </w:pPr>
    </w:p>
    <w:p w:rsidR="002850D8" w:rsidRDefault="00DF2335">
      <w:pPr>
        <w:pStyle w:val="normal0"/>
        <w:jc w:val="both"/>
      </w:pPr>
      <w:r>
        <w:t xml:space="preserve">Lo primero que haremos es crear una interfaz interactiva compuesta de botones, cajas de texto y gráficas, con la aplicación “Guide”, que se encuentra dentro del paquete </w:t>
      </w:r>
      <w:proofErr w:type="spellStart"/>
      <w:r>
        <w:t>matlab</w:t>
      </w:r>
      <w:proofErr w:type="spellEnd"/>
      <w:r>
        <w:t>.</w:t>
      </w:r>
    </w:p>
    <w:p w:rsidR="002850D8" w:rsidRDefault="00DF2335">
      <w:pPr>
        <w:pStyle w:val="normal0"/>
        <w:jc w:val="both"/>
      </w:pPr>
      <w:r>
        <w:t xml:space="preserve">Escribimos en el </w:t>
      </w:r>
      <w:proofErr w:type="spellStart"/>
      <w:r>
        <w:t>command</w:t>
      </w:r>
      <w:proofErr w:type="spellEnd"/>
      <w:r>
        <w:t xml:space="preserve"> </w:t>
      </w:r>
      <w:proofErr w:type="spellStart"/>
      <w:r>
        <w:t>table</w:t>
      </w:r>
      <w:proofErr w:type="spellEnd"/>
      <w:r>
        <w:t xml:space="preserve"> la palabra “Guide”,</w:t>
      </w:r>
    </w:p>
    <w:p w:rsidR="002850D8" w:rsidRDefault="002850D8">
      <w:pPr>
        <w:pStyle w:val="normal0"/>
        <w:jc w:val="both"/>
      </w:pPr>
    </w:p>
    <w:p w:rsidR="002850D8" w:rsidRDefault="00DF2335">
      <w:pPr>
        <w:pStyle w:val="normal0"/>
        <w:spacing w:line="480" w:lineRule="auto"/>
        <w:jc w:val="both"/>
      </w:pPr>
      <w:r>
        <w:rPr>
          <w:noProof/>
        </w:rPr>
        <w:drawing>
          <wp:inline distT="114300" distB="114300" distL="114300" distR="114300">
            <wp:extent cx="3352800" cy="866775"/>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cstate="print"/>
                    <a:srcRect/>
                    <a:stretch>
                      <a:fillRect/>
                    </a:stretch>
                  </pic:blipFill>
                  <pic:spPr>
                    <a:xfrm>
                      <a:off x="0" y="0"/>
                      <a:ext cx="3352800" cy="866775"/>
                    </a:xfrm>
                    <a:prstGeom prst="rect">
                      <a:avLst/>
                    </a:prstGeom>
                    <a:ln/>
                  </pic:spPr>
                </pic:pic>
              </a:graphicData>
            </a:graphic>
          </wp:inline>
        </w:drawing>
      </w:r>
    </w:p>
    <w:p w:rsidR="002850D8" w:rsidRDefault="00DF2335">
      <w:pPr>
        <w:pStyle w:val="normal0"/>
        <w:spacing w:line="360" w:lineRule="auto"/>
        <w:jc w:val="both"/>
      </w:pPr>
      <w:proofErr w:type="gramStart"/>
      <w:r>
        <w:t>después</w:t>
      </w:r>
      <w:proofErr w:type="gramEnd"/>
      <w:r>
        <w:t xml:space="preserve"> de hacerlo nos saldrá una ventana donde nos dará la opción de abrir un proyecto ya existente o crear uno. Le daremos a crear uno nuevo y nos saldrá la aplicación sin ningún elemento.</w:t>
      </w:r>
    </w:p>
    <w:p w:rsidR="002850D8" w:rsidRDefault="00DF2335">
      <w:pPr>
        <w:pStyle w:val="normal0"/>
        <w:spacing w:line="480" w:lineRule="auto"/>
        <w:jc w:val="both"/>
      </w:pPr>
      <w:r>
        <w:rPr>
          <w:noProof/>
        </w:rPr>
        <w:drawing>
          <wp:inline distT="114300" distB="114300" distL="114300" distR="114300">
            <wp:extent cx="4676847" cy="281463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srcRect/>
                    <a:stretch>
                      <a:fillRect/>
                    </a:stretch>
                  </pic:blipFill>
                  <pic:spPr>
                    <a:xfrm>
                      <a:off x="0" y="0"/>
                      <a:ext cx="4676847" cy="2814638"/>
                    </a:xfrm>
                    <a:prstGeom prst="rect">
                      <a:avLst/>
                    </a:prstGeom>
                    <a:ln/>
                  </pic:spPr>
                </pic:pic>
              </a:graphicData>
            </a:graphic>
          </wp:inline>
        </w:drawing>
      </w:r>
    </w:p>
    <w:p w:rsidR="002850D8" w:rsidRDefault="00DF2335">
      <w:pPr>
        <w:pStyle w:val="normal0"/>
        <w:spacing w:line="360" w:lineRule="auto"/>
        <w:jc w:val="both"/>
      </w:pPr>
      <w:r>
        <w:lastRenderedPageBreak/>
        <w:t>Una vez aquí, procederemos a introducir elementos como botones y textos y gráficas, las cuales se encuentran en la parte izquierda, como se muestra en la imagen anterior. En este programa se ha diseñado la siguiente disposición, juntos con los elementos, ya que todos los elementos que se ven son utilizados en el programa tanto para su funcionamiento como para la visualización de la información volcada por el mismo.</w:t>
      </w:r>
    </w:p>
    <w:p w:rsidR="002850D8" w:rsidRDefault="00DF2335">
      <w:pPr>
        <w:pStyle w:val="normal0"/>
        <w:spacing w:line="480" w:lineRule="auto"/>
        <w:jc w:val="both"/>
      </w:pPr>
      <w:r>
        <w:rPr>
          <w:noProof/>
        </w:rPr>
        <w:drawing>
          <wp:inline distT="114300" distB="114300" distL="114300" distR="114300">
            <wp:extent cx="5734050" cy="2984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cstate="print"/>
                    <a:srcRect/>
                    <a:stretch>
                      <a:fillRect/>
                    </a:stretch>
                  </pic:blipFill>
                  <pic:spPr>
                    <a:xfrm>
                      <a:off x="0" y="0"/>
                      <a:ext cx="5734050" cy="2984500"/>
                    </a:xfrm>
                    <a:prstGeom prst="rect">
                      <a:avLst/>
                    </a:prstGeom>
                    <a:ln/>
                  </pic:spPr>
                </pic:pic>
              </a:graphicData>
            </a:graphic>
          </wp:inline>
        </w:drawing>
      </w:r>
    </w:p>
    <w:p w:rsidR="002850D8" w:rsidRDefault="00DF2335">
      <w:pPr>
        <w:pStyle w:val="normal0"/>
        <w:spacing w:line="360" w:lineRule="auto"/>
        <w:jc w:val="both"/>
      </w:pPr>
      <w:r>
        <w:t xml:space="preserve">Con todos los elementos ya creados nos dará un programa lleno de funciones, las cuales corresponden a cada uno de los elementos </w:t>
      </w:r>
      <w:proofErr w:type="gramStart"/>
      <w:r>
        <w:t>interactivos(</w:t>
      </w:r>
      <w:proofErr w:type="gramEnd"/>
      <w:r>
        <w:t>botones).</w:t>
      </w:r>
    </w:p>
    <w:p w:rsidR="002850D8" w:rsidRDefault="00DF2335">
      <w:pPr>
        <w:pStyle w:val="normal0"/>
        <w:spacing w:line="360" w:lineRule="auto"/>
        <w:jc w:val="both"/>
      </w:pPr>
      <w:r>
        <w:t>En el programa tenemos los botones llamados START y STOP, que se utilizan para la recogida de datos y para la parada. En sus funciones se encuentra este código.</w:t>
      </w:r>
    </w:p>
    <w:p w:rsidR="002850D8" w:rsidRDefault="002850D8">
      <w:pPr>
        <w:pStyle w:val="normal0"/>
        <w:spacing w:line="360" w:lineRule="auto"/>
        <w:jc w:val="both"/>
      </w:pPr>
    </w:p>
    <w:p w:rsidR="002850D8" w:rsidRDefault="00DF2335">
      <w:pPr>
        <w:pStyle w:val="normal0"/>
        <w:spacing w:line="480" w:lineRule="auto"/>
        <w:jc w:val="both"/>
      </w:pPr>
      <w:r>
        <w:rPr>
          <w:noProof/>
        </w:rPr>
        <w:drawing>
          <wp:inline distT="114300" distB="114300" distL="114300" distR="114300">
            <wp:extent cx="5734050" cy="29845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cstate="print"/>
                    <a:srcRect/>
                    <a:stretch>
                      <a:fillRect/>
                    </a:stretch>
                  </pic:blipFill>
                  <pic:spPr>
                    <a:xfrm>
                      <a:off x="0" y="0"/>
                      <a:ext cx="5734050" cy="2984500"/>
                    </a:xfrm>
                    <a:prstGeom prst="rect">
                      <a:avLst/>
                    </a:prstGeom>
                    <a:ln/>
                  </pic:spPr>
                </pic:pic>
              </a:graphicData>
            </a:graphic>
          </wp:inline>
        </w:drawing>
      </w:r>
    </w:p>
    <w:p w:rsidR="002850D8" w:rsidRDefault="00DF2335">
      <w:pPr>
        <w:pStyle w:val="normal0"/>
        <w:spacing w:line="360" w:lineRule="auto"/>
        <w:jc w:val="both"/>
      </w:pPr>
      <w:r>
        <w:lastRenderedPageBreak/>
        <w:t>En la función de START llamamos a ADC_Serial2 (</w:t>
      </w:r>
      <w:proofErr w:type="spellStart"/>
      <w:r>
        <w:t>handles</w:t>
      </w:r>
      <w:proofErr w:type="spellEnd"/>
      <w:r>
        <w:t>), que se encarga de la recogida de datos y los correspondientes filtros de esos datos, además de poner a False la función para que solo la llame una sola vez. En la función de STOP solo se pone a TRUE, la función que en el START se puso a FALSE, ya que en la función ADC_Serial2 (</w:t>
      </w:r>
      <w:proofErr w:type="spellStart"/>
      <w:r>
        <w:t>handles</w:t>
      </w:r>
      <w:proofErr w:type="spellEnd"/>
      <w:r>
        <w:t>) es necesario para parar un bucle, que se encuentra en esa función.</w:t>
      </w:r>
    </w:p>
    <w:p w:rsidR="002850D8" w:rsidRDefault="00DF2335">
      <w:pPr>
        <w:pStyle w:val="normal0"/>
        <w:spacing w:line="480" w:lineRule="auto"/>
        <w:jc w:val="both"/>
      </w:pPr>
      <w:r>
        <w:rPr>
          <w:noProof/>
        </w:rPr>
        <w:drawing>
          <wp:inline distT="114300" distB="114300" distL="114300" distR="114300">
            <wp:extent cx="6132248" cy="183356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cstate="print"/>
                    <a:srcRect/>
                    <a:stretch>
                      <a:fillRect/>
                    </a:stretch>
                  </pic:blipFill>
                  <pic:spPr>
                    <a:xfrm>
                      <a:off x="0" y="0"/>
                      <a:ext cx="6132248" cy="1833563"/>
                    </a:xfrm>
                    <a:prstGeom prst="rect">
                      <a:avLst/>
                    </a:prstGeom>
                    <a:ln/>
                  </pic:spPr>
                </pic:pic>
              </a:graphicData>
            </a:graphic>
          </wp:inline>
        </w:drawing>
      </w:r>
    </w:p>
    <w:p w:rsidR="002850D8" w:rsidRDefault="00DF2335">
      <w:pPr>
        <w:pStyle w:val="normal0"/>
        <w:spacing w:line="360" w:lineRule="auto"/>
        <w:jc w:val="both"/>
      </w:pPr>
      <w:r>
        <w:t xml:space="preserve">Lo primero que hacemos en la función es declarar la variable donde vamos a guardar los datos recogidos por el puerto (línea 3), poner los baudios en los que va el puerto </w:t>
      </w:r>
      <w:proofErr w:type="gramStart"/>
      <w:r>
        <w:t>serial ,</w:t>
      </w:r>
      <w:proofErr w:type="gramEnd"/>
      <w:r>
        <w:t xml:space="preserve"> abrir el puerto de comunicación y coger el tiempo de la </w:t>
      </w:r>
      <w:proofErr w:type="spellStart"/>
      <w:r>
        <w:t>cpu</w:t>
      </w:r>
      <w:proofErr w:type="spellEnd"/>
      <w:r>
        <w:t>.</w:t>
      </w:r>
    </w:p>
    <w:p w:rsidR="002850D8" w:rsidRDefault="002850D8">
      <w:pPr>
        <w:pStyle w:val="normal0"/>
        <w:spacing w:line="360" w:lineRule="auto"/>
        <w:jc w:val="both"/>
      </w:pPr>
    </w:p>
    <w:p w:rsidR="002850D8" w:rsidRDefault="00DF2335">
      <w:pPr>
        <w:pStyle w:val="normal0"/>
        <w:spacing w:line="360" w:lineRule="auto"/>
        <w:jc w:val="both"/>
      </w:pPr>
      <w:r>
        <w:t xml:space="preserve">En la siguiente función realizamos un bucle </w:t>
      </w:r>
      <w:proofErr w:type="spellStart"/>
      <w:r>
        <w:t>while</w:t>
      </w:r>
      <w:proofErr w:type="spellEnd"/>
      <w:r>
        <w:t xml:space="preserve"> para poder coger los datos que nos envía el sensor mediante el </w:t>
      </w:r>
      <w:proofErr w:type="spellStart"/>
      <w:r>
        <w:t>arduino</w:t>
      </w:r>
      <w:proofErr w:type="spellEnd"/>
      <w:r>
        <w:t xml:space="preserve"> por el puerto, pero antes de meterse en el bucle, abrimos un </w:t>
      </w:r>
      <w:proofErr w:type="spellStart"/>
      <w:r>
        <w:t>txt</w:t>
      </w:r>
      <w:proofErr w:type="spellEnd"/>
      <w:r>
        <w:t xml:space="preserve"> donde vamos a escribir tanto los datos, como el tiempo en el que se </w:t>
      </w:r>
      <w:proofErr w:type="spellStart"/>
      <w:r>
        <w:t>cogio</w:t>
      </w:r>
      <w:proofErr w:type="spellEnd"/>
      <w:r>
        <w:t xml:space="preserve"> ese valor.</w:t>
      </w:r>
    </w:p>
    <w:p w:rsidR="002850D8" w:rsidRDefault="002850D8">
      <w:pPr>
        <w:pStyle w:val="normal0"/>
        <w:spacing w:line="360" w:lineRule="auto"/>
        <w:jc w:val="both"/>
      </w:pPr>
    </w:p>
    <w:p w:rsidR="002850D8" w:rsidRDefault="00DF2335">
      <w:pPr>
        <w:pStyle w:val="normal0"/>
        <w:spacing w:line="360" w:lineRule="auto"/>
        <w:jc w:val="both"/>
      </w:pPr>
      <w:r>
        <w:t xml:space="preserve">Dentro del </w:t>
      </w:r>
      <w:proofErr w:type="spellStart"/>
      <w:r>
        <w:t>while</w:t>
      </w:r>
      <w:proofErr w:type="spellEnd"/>
      <w:r>
        <w:t xml:space="preserve"> realizamos un </w:t>
      </w:r>
      <w:proofErr w:type="spellStart"/>
      <w:r>
        <w:t>if</w:t>
      </w:r>
      <w:proofErr w:type="spellEnd"/>
      <w:r>
        <w:t>, que nos comprueba si el valor es erróneo o no, permitiendo así coger solo los valores correctos, para no dar fallos en el tratamiento posterior de los datos.</w:t>
      </w:r>
    </w:p>
    <w:p w:rsidR="002850D8" w:rsidRDefault="002850D8">
      <w:pPr>
        <w:pStyle w:val="normal0"/>
        <w:spacing w:line="360" w:lineRule="auto"/>
        <w:jc w:val="both"/>
      </w:pPr>
    </w:p>
    <w:p w:rsidR="002850D8" w:rsidRDefault="00DF2335">
      <w:pPr>
        <w:pStyle w:val="normal0"/>
        <w:spacing w:line="360" w:lineRule="auto"/>
        <w:jc w:val="both"/>
      </w:pPr>
      <w:r>
        <w:t xml:space="preserve">Para salir del bucle infinito, hacemos una comprobación de la variable </w:t>
      </w:r>
      <w:proofErr w:type="spellStart"/>
      <w:r>
        <w:t>need_to_stop</w:t>
      </w:r>
      <w:proofErr w:type="spellEnd"/>
      <w:r>
        <w:t xml:space="preserve">. Esta variable queda activa cuando se llama a la función del STOP (pulsando el botón STOP) y por lo tanto realiza un break para terminar con el bucle, además de cerrar el </w:t>
      </w:r>
      <w:proofErr w:type="spellStart"/>
      <w:r>
        <w:t>txt</w:t>
      </w:r>
      <w:proofErr w:type="spellEnd"/>
      <w:r>
        <w:t xml:space="preserve"> para que los datos se guarden correctamente.</w:t>
      </w:r>
    </w:p>
    <w:p w:rsidR="002850D8" w:rsidRDefault="002850D8">
      <w:pPr>
        <w:pStyle w:val="normal0"/>
        <w:spacing w:line="360" w:lineRule="auto"/>
        <w:jc w:val="both"/>
      </w:pPr>
    </w:p>
    <w:p w:rsidR="002850D8" w:rsidRDefault="00DF2335">
      <w:pPr>
        <w:pStyle w:val="normal0"/>
        <w:spacing w:line="360" w:lineRule="auto"/>
        <w:jc w:val="both"/>
      </w:pPr>
      <w:r>
        <w:t xml:space="preserve">Después de guardar los datos en el </w:t>
      </w:r>
      <w:proofErr w:type="spellStart"/>
      <w:r>
        <w:t>txt</w:t>
      </w:r>
      <w:proofErr w:type="spellEnd"/>
      <w:r>
        <w:t xml:space="preserve"> y haber parada el bucle, pasamos al filtrado de la señal que consta de dos filtros, uno que coge los valores de 0 a la frecuencia de muestreo y otro que filtra el ruido de 50Hz producido por la corriente. Primero de realizar los filtros tenemos que recoger y guardar esos datos en una matriz para poder filtrarlos en el </w:t>
      </w:r>
      <w:proofErr w:type="spellStart"/>
      <w:r>
        <w:t>matlab</w:t>
      </w:r>
      <w:proofErr w:type="spellEnd"/>
      <w:r>
        <w:t>.</w:t>
      </w:r>
    </w:p>
    <w:p w:rsidR="002850D8" w:rsidRDefault="00DF2335">
      <w:pPr>
        <w:pStyle w:val="normal0"/>
        <w:spacing w:line="360" w:lineRule="auto"/>
        <w:jc w:val="both"/>
      </w:pPr>
      <w:r>
        <w:rPr>
          <w:noProof/>
        </w:rPr>
        <w:lastRenderedPageBreak/>
        <w:drawing>
          <wp:anchor distT="114300" distB="114300" distL="114300" distR="114300" simplePos="0" relativeHeight="251658240" behindDoc="0" locked="0" layoutInCell="1" allowOverlap="1">
            <wp:simplePos x="0" y="0"/>
            <wp:positionH relativeFrom="column">
              <wp:posOffset>114300</wp:posOffset>
            </wp:positionH>
            <wp:positionV relativeFrom="paragraph">
              <wp:posOffset>114300</wp:posOffset>
            </wp:positionV>
            <wp:extent cx="5734050" cy="2984500"/>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cstate="print"/>
                    <a:srcRect/>
                    <a:stretch>
                      <a:fillRect/>
                    </a:stretch>
                  </pic:blipFill>
                  <pic:spPr>
                    <a:xfrm>
                      <a:off x="0" y="0"/>
                      <a:ext cx="5734050" cy="2984500"/>
                    </a:xfrm>
                    <a:prstGeom prst="rect">
                      <a:avLst/>
                    </a:prstGeom>
                    <a:ln/>
                  </pic:spPr>
                </pic:pic>
              </a:graphicData>
            </a:graphic>
          </wp:anchor>
        </w:drawing>
      </w:r>
    </w:p>
    <w:p w:rsidR="002850D8" w:rsidRDefault="00DF2335">
      <w:pPr>
        <w:pStyle w:val="normal0"/>
        <w:spacing w:line="360" w:lineRule="auto"/>
        <w:jc w:val="both"/>
      </w:pPr>
      <w:r>
        <w:rPr>
          <w:noProof/>
        </w:rPr>
        <w:drawing>
          <wp:inline distT="114300" distB="114300" distL="114300" distR="114300">
            <wp:extent cx="4210050" cy="12192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cstate="print"/>
                    <a:srcRect/>
                    <a:stretch>
                      <a:fillRect/>
                    </a:stretch>
                  </pic:blipFill>
                  <pic:spPr>
                    <a:xfrm>
                      <a:off x="0" y="0"/>
                      <a:ext cx="4210050" cy="1219200"/>
                    </a:xfrm>
                    <a:prstGeom prst="rect">
                      <a:avLst/>
                    </a:prstGeom>
                    <a:ln/>
                  </pic:spPr>
                </pic:pic>
              </a:graphicData>
            </a:graphic>
          </wp:inline>
        </w:drawing>
      </w:r>
    </w:p>
    <w:p w:rsidR="002850D8" w:rsidRDefault="00DF2335">
      <w:pPr>
        <w:pStyle w:val="normal0"/>
        <w:spacing w:line="360" w:lineRule="auto"/>
        <w:jc w:val="both"/>
      </w:pPr>
      <w:r>
        <w:t xml:space="preserve">Abrimos el mismo </w:t>
      </w:r>
      <w:proofErr w:type="spellStart"/>
      <w:r>
        <w:t>txt</w:t>
      </w:r>
      <w:proofErr w:type="spellEnd"/>
      <w:r>
        <w:t xml:space="preserve"> que hemos utilizado para guardar los datos, solo que esta vez es para leer los valores y para ello primero le ponemos la ruta donde se encuentra el archivo en la variable ”</w:t>
      </w:r>
      <w:proofErr w:type="spellStart"/>
      <w:r>
        <w:t>cd</w:t>
      </w:r>
      <w:proofErr w:type="spellEnd"/>
      <w:r>
        <w:t>”, así como el nombre del archivo terminado siempre con su extensión, que en este caso será “.</w:t>
      </w:r>
      <w:proofErr w:type="spellStart"/>
      <w:r>
        <w:t>txt</w:t>
      </w:r>
      <w:proofErr w:type="spellEnd"/>
      <w:r>
        <w:t xml:space="preserve">”. Los valores que ha leído el </w:t>
      </w:r>
      <w:proofErr w:type="spellStart"/>
      <w:r>
        <w:t>matlab</w:t>
      </w:r>
      <w:proofErr w:type="spellEnd"/>
      <w:r>
        <w:t xml:space="preserve"> al abrir el archivo, los guardamos en una matriz llamada M, para representar en la primera gráfica del guide los valores y el tiempo de la señal aun sin filtrar. </w:t>
      </w:r>
    </w:p>
    <w:p w:rsidR="002850D8" w:rsidRDefault="00DF2335">
      <w:pPr>
        <w:pStyle w:val="normal0"/>
        <w:spacing w:line="360" w:lineRule="auto"/>
        <w:jc w:val="both"/>
      </w:pPr>
      <w:r>
        <w:rPr>
          <w:noProof/>
        </w:rPr>
        <w:drawing>
          <wp:inline distT="114300" distB="114300" distL="114300" distR="114300">
            <wp:extent cx="5214938" cy="2249955"/>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cstate="print"/>
                    <a:srcRect/>
                    <a:stretch>
                      <a:fillRect/>
                    </a:stretch>
                  </pic:blipFill>
                  <pic:spPr>
                    <a:xfrm>
                      <a:off x="0" y="0"/>
                      <a:ext cx="5214938" cy="2249955"/>
                    </a:xfrm>
                    <a:prstGeom prst="rect">
                      <a:avLst/>
                    </a:prstGeom>
                    <a:ln/>
                  </pic:spPr>
                </pic:pic>
              </a:graphicData>
            </a:graphic>
          </wp:inline>
        </w:drawing>
      </w:r>
    </w:p>
    <w:p w:rsidR="002850D8" w:rsidRDefault="00DF2335">
      <w:pPr>
        <w:pStyle w:val="normal0"/>
        <w:spacing w:line="360" w:lineRule="auto"/>
        <w:jc w:val="both"/>
      </w:pPr>
      <w:r>
        <w:lastRenderedPageBreak/>
        <w:t>Para el funcionamiento del filtro paso alto que utilizamos, solo necesitamos los valores del sensor, puesto que son los datos sobre los que el filtro va a actuar y para esto en la variable “</w:t>
      </w:r>
      <w:proofErr w:type="spellStart"/>
      <w:r>
        <w:t>EMG_data</w:t>
      </w:r>
      <w:proofErr w:type="spellEnd"/>
      <w:r>
        <w:t xml:space="preserve">” guardaremos los valores de la primera columna de la matriz. Si se quiere realizar el filtro, primero hay que crearlo, en la creación del filtro es necesario saber en qué rango de frecuencias actuará, el rango es de 10 Hz a la Frecuencia de muestreo (Fm) que obtengamos. La Fm se obtiene al restar del tiempo final el tiempo inicial, para luego dividir la cantidad de valores entre ese tiempo. Los valores anteriores se encuentran entre las líneas 4-9, de tal modo que en la línea 5 calculamos el número de elementos, en las líneas 6-7 cogemos el tiempo final y el inicial para en la siguiente línea calcular el tiempo que se utilizara para la fórmula de la Fm (línea 9). Una vez calculada la Fm, la mostramos en la primera caja de texto del guide con la función “set” del </w:t>
      </w:r>
      <w:proofErr w:type="spellStart"/>
      <w:r>
        <w:t>matlab</w:t>
      </w:r>
      <w:proofErr w:type="spellEnd"/>
      <w:r>
        <w:t xml:space="preserve"> (línea 10), donde primero ponemos el objeto donde lo vamos a mostrar, segundo le decimos en qué formato lo vamos a escribir y por último el dato que queremos mostrar. En las líneas 12-13 creamos el filtro con la fórmula y las funciones que aparecen, la fórmula está compuesta de dos constantes que son “n y </w:t>
      </w:r>
      <w:proofErr w:type="spellStart"/>
      <w:r>
        <w:t>Fcorteinf</w:t>
      </w:r>
      <w:proofErr w:type="spellEnd"/>
      <w:r>
        <w:t xml:space="preserve">”. En la última línea aplicamos el filtro a los valores y nos da una matriz de </w:t>
      </w:r>
      <w:proofErr w:type="gramStart"/>
      <w:r>
        <w:t>( número</w:t>
      </w:r>
      <w:proofErr w:type="gramEnd"/>
      <w:r>
        <w:t xml:space="preserve"> de elementos x 1).</w:t>
      </w:r>
    </w:p>
    <w:p w:rsidR="002850D8" w:rsidRDefault="002850D8">
      <w:pPr>
        <w:pStyle w:val="normal0"/>
        <w:spacing w:line="360" w:lineRule="auto"/>
        <w:jc w:val="both"/>
      </w:pPr>
    </w:p>
    <w:p w:rsidR="002850D8" w:rsidRDefault="00DF2335">
      <w:pPr>
        <w:pStyle w:val="normal0"/>
        <w:spacing w:line="360" w:lineRule="auto"/>
        <w:jc w:val="both"/>
      </w:pPr>
      <w:r>
        <w:t xml:space="preserve">Para entender cómo funciona este </w:t>
      </w:r>
      <w:proofErr w:type="spellStart"/>
      <w:r>
        <w:t>este</w:t>
      </w:r>
      <w:proofErr w:type="spellEnd"/>
      <w:r>
        <w:t xml:space="preserve"> filtro puedes investigar sobre el filtro </w:t>
      </w:r>
      <w:proofErr w:type="spellStart"/>
      <w:r>
        <w:t>Fir</w:t>
      </w:r>
      <w:proofErr w:type="spellEnd"/>
      <w:r>
        <w:t xml:space="preserve"> (</w:t>
      </w:r>
      <w:proofErr w:type="spellStart"/>
      <w:r>
        <w:t>Finite</w:t>
      </w:r>
      <w:proofErr w:type="spellEnd"/>
      <w:r>
        <w:t xml:space="preserve"> Impulse Response o Respuesta finita al impulso), pero una forma fácil de </w:t>
      </w:r>
      <w:proofErr w:type="spellStart"/>
      <w:r>
        <w:t>enterlo</w:t>
      </w:r>
      <w:proofErr w:type="spellEnd"/>
      <w:r>
        <w:t>, es que al aplicar el filtro nosotros solo cogemos los datos que se encuentren en el rango del filtro, puesto que los demás se toman como valores falsos (ruido)</w:t>
      </w:r>
    </w:p>
    <w:p w:rsidR="002850D8" w:rsidRDefault="00DF2335">
      <w:pPr>
        <w:pStyle w:val="normal0"/>
        <w:spacing w:line="360" w:lineRule="auto"/>
        <w:jc w:val="both"/>
      </w:pPr>
      <w:r>
        <w:rPr>
          <w:noProof/>
        </w:rPr>
        <w:drawing>
          <wp:inline distT="114300" distB="114300" distL="114300" distR="114300">
            <wp:extent cx="5734050" cy="34671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cstate="print"/>
                    <a:srcRect/>
                    <a:stretch>
                      <a:fillRect/>
                    </a:stretch>
                  </pic:blipFill>
                  <pic:spPr>
                    <a:xfrm>
                      <a:off x="0" y="0"/>
                      <a:ext cx="5734050" cy="3467100"/>
                    </a:xfrm>
                    <a:prstGeom prst="rect">
                      <a:avLst/>
                    </a:prstGeom>
                    <a:ln/>
                  </pic:spPr>
                </pic:pic>
              </a:graphicData>
            </a:graphic>
          </wp:inline>
        </w:drawing>
      </w:r>
    </w:p>
    <w:p w:rsidR="002850D8" w:rsidRDefault="002850D8">
      <w:pPr>
        <w:pStyle w:val="normal0"/>
        <w:spacing w:line="360" w:lineRule="auto"/>
        <w:jc w:val="both"/>
      </w:pPr>
    </w:p>
    <w:p w:rsidR="002850D8" w:rsidRDefault="002850D8">
      <w:pPr>
        <w:pStyle w:val="normal0"/>
        <w:spacing w:line="360" w:lineRule="auto"/>
        <w:jc w:val="both"/>
      </w:pPr>
    </w:p>
    <w:p w:rsidR="002850D8" w:rsidRDefault="00DF2335">
      <w:pPr>
        <w:pStyle w:val="normal0"/>
        <w:spacing w:line="360" w:lineRule="auto"/>
        <w:jc w:val="both"/>
      </w:pPr>
      <w:r>
        <w:t xml:space="preserve">A continuación te muestro una señal antes y después del filtro para visualizar mejor su efecto de eliminación de datos y suavizado de la señal. </w:t>
      </w:r>
    </w:p>
    <w:p w:rsidR="002850D8" w:rsidRDefault="00DF2335">
      <w:pPr>
        <w:pStyle w:val="normal0"/>
        <w:spacing w:line="360" w:lineRule="auto"/>
        <w:jc w:val="both"/>
      </w:pPr>
      <w:r>
        <w:t xml:space="preserve">    </w:t>
      </w:r>
    </w:p>
    <w:p w:rsidR="002850D8" w:rsidRDefault="00DF2335">
      <w:pPr>
        <w:pStyle w:val="normal0"/>
        <w:spacing w:line="360" w:lineRule="auto"/>
        <w:jc w:val="both"/>
      </w:pPr>
      <w:r>
        <w:rPr>
          <w:noProof/>
        </w:rPr>
        <w:drawing>
          <wp:inline distT="114300" distB="114300" distL="114300" distR="114300">
            <wp:extent cx="2562225" cy="21050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cstate="print"/>
                    <a:srcRect/>
                    <a:stretch>
                      <a:fillRect/>
                    </a:stretch>
                  </pic:blipFill>
                  <pic:spPr>
                    <a:xfrm>
                      <a:off x="0" y="0"/>
                      <a:ext cx="2562225" cy="2105025"/>
                    </a:xfrm>
                    <a:prstGeom prst="rect">
                      <a:avLst/>
                    </a:prstGeom>
                    <a:ln/>
                  </pic:spPr>
                </pic:pic>
              </a:graphicData>
            </a:graphic>
          </wp:inline>
        </w:drawing>
      </w:r>
      <w:r>
        <w:rPr>
          <w:noProof/>
        </w:rPr>
        <w:drawing>
          <wp:inline distT="114300" distB="114300" distL="114300" distR="114300">
            <wp:extent cx="2667000" cy="215265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cstate="print"/>
                    <a:srcRect/>
                    <a:stretch>
                      <a:fillRect/>
                    </a:stretch>
                  </pic:blipFill>
                  <pic:spPr>
                    <a:xfrm>
                      <a:off x="0" y="0"/>
                      <a:ext cx="2667000" cy="2152650"/>
                    </a:xfrm>
                    <a:prstGeom prst="rect">
                      <a:avLst/>
                    </a:prstGeom>
                    <a:ln/>
                  </pic:spPr>
                </pic:pic>
              </a:graphicData>
            </a:graphic>
          </wp:inline>
        </w:drawing>
      </w:r>
    </w:p>
    <w:p w:rsidR="002850D8" w:rsidRDefault="002850D8">
      <w:pPr>
        <w:pStyle w:val="normal0"/>
        <w:spacing w:line="360" w:lineRule="auto"/>
        <w:jc w:val="both"/>
      </w:pPr>
    </w:p>
    <w:p w:rsidR="002850D8" w:rsidRDefault="002850D8">
      <w:pPr>
        <w:pStyle w:val="normal0"/>
        <w:spacing w:line="360" w:lineRule="auto"/>
        <w:jc w:val="both"/>
      </w:pPr>
    </w:p>
    <w:p w:rsidR="002850D8" w:rsidRDefault="00DF2335">
      <w:pPr>
        <w:pStyle w:val="normal0"/>
        <w:spacing w:line="360" w:lineRule="auto"/>
        <w:jc w:val="both"/>
      </w:pPr>
      <w:r>
        <w:t>El siguiente filtro es necesario para quitar el ruido electromagnético presente en todos los aparatos eléctricos (50Hz). En este filtro realizamos el mismo sistema que en el anterior, primero lo diseñamos y luego lo aplicamos, con una sola diferencia, que en este caso solo escogemos una banda para aplicar el filtro. Los datos que filtraremos los cogemos de la matriz anterior donde se guardo los valores filtrados por el filtro precedente a este (</w:t>
      </w:r>
      <w:proofErr w:type="spellStart"/>
      <w:r>
        <w:t>EMG_highpass</w:t>
      </w:r>
      <w:proofErr w:type="spellEnd"/>
      <w:r>
        <w:t xml:space="preserve">) y los valores filtrados por los dos filtros se almacenarán en la matriz </w:t>
      </w:r>
      <w:proofErr w:type="spellStart"/>
      <w:r>
        <w:t>EMG_Filtered</w:t>
      </w:r>
      <w:proofErr w:type="spellEnd"/>
      <w:r>
        <w:t xml:space="preserve">. Una vez hecho el filtro procederemos a guardar esos valores en un </w:t>
      </w:r>
      <w:proofErr w:type="spellStart"/>
      <w:r>
        <w:t>txt</w:t>
      </w:r>
      <w:proofErr w:type="spellEnd"/>
      <w:r>
        <w:t xml:space="preserve">, para ello realizamos un bucle </w:t>
      </w:r>
      <w:proofErr w:type="spellStart"/>
      <w:r>
        <w:t>for</w:t>
      </w:r>
      <w:proofErr w:type="spellEnd"/>
      <w:r>
        <w:t xml:space="preserve"> de 1 a la longitud de los valores, es decir, la cantidad de valores que existen (línea 8). </w:t>
      </w:r>
    </w:p>
    <w:p w:rsidR="002850D8" w:rsidRDefault="002850D8">
      <w:pPr>
        <w:pStyle w:val="normal0"/>
        <w:spacing w:line="360" w:lineRule="auto"/>
        <w:jc w:val="both"/>
      </w:pPr>
    </w:p>
    <w:p w:rsidR="002850D8" w:rsidRDefault="00DF2335">
      <w:pPr>
        <w:pStyle w:val="normal0"/>
        <w:spacing w:line="360" w:lineRule="auto"/>
        <w:jc w:val="both"/>
      </w:pPr>
      <w:r>
        <w:t xml:space="preserve">Se guardará también el tiempo en el que se captó los valores de la medición, como se muestra en la imagen, donde se ve el bucle </w:t>
      </w:r>
      <w:proofErr w:type="spellStart"/>
      <w:r>
        <w:t>for</w:t>
      </w:r>
      <w:proofErr w:type="spellEnd"/>
      <w:r>
        <w:t xml:space="preserve"> y las acciones que se realizan dentro de él. Cuando se finaliza el bucle </w:t>
      </w:r>
      <w:proofErr w:type="spellStart"/>
      <w:r>
        <w:t>for</w:t>
      </w:r>
      <w:proofErr w:type="spellEnd"/>
      <w:r>
        <w:t xml:space="preserve">, los valores ya se han escrito, y por lo tanto cerraremos el </w:t>
      </w:r>
      <w:proofErr w:type="spellStart"/>
      <w:r>
        <w:t>txt</w:t>
      </w:r>
      <w:proofErr w:type="spellEnd"/>
      <w:r>
        <w:t xml:space="preserve"> para que los valores se guarden correctamente, además de mostrar en la gráfica número 2 la representación gráfica de los valores filtrados respecto a su tiempo de captación.</w:t>
      </w:r>
    </w:p>
    <w:p w:rsidR="002850D8" w:rsidRDefault="002850D8">
      <w:pPr>
        <w:pStyle w:val="normal0"/>
        <w:spacing w:line="360" w:lineRule="auto"/>
        <w:jc w:val="both"/>
      </w:pPr>
    </w:p>
    <w:p w:rsidR="002850D8" w:rsidRDefault="00DF2335">
      <w:pPr>
        <w:pStyle w:val="normal0"/>
        <w:spacing w:line="360" w:lineRule="auto"/>
        <w:jc w:val="both"/>
      </w:pPr>
      <w:r>
        <w:rPr>
          <w:noProof/>
        </w:rPr>
        <w:lastRenderedPageBreak/>
        <w:drawing>
          <wp:inline distT="114300" distB="114300" distL="114300" distR="114300">
            <wp:extent cx="4481513" cy="246124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cstate="print"/>
                    <a:srcRect t="3425" r="3425"/>
                    <a:stretch>
                      <a:fillRect/>
                    </a:stretch>
                  </pic:blipFill>
                  <pic:spPr>
                    <a:xfrm>
                      <a:off x="0" y="0"/>
                      <a:ext cx="4481513" cy="2461243"/>
                    </a:xfrm>
                    <a:prstGeom prst="rect">
                      <a:avLst/>
                    </a:prstGeom>
                    <a:ln/>
                  </pic:spPr>
                </pic:pic>
              </a:graphicData>
            </a:graphic>
          </wp:inline>
        </w:drawing>
      </w:r>
    </w:p>
    <w:p w:rsidR="002850D8" w:rsidRDefault="002850D8">
      <w:pPr>
        <w:pStyle w:val="normal0"/>
        <w:spacing w:line="360" w:lineRule="auto"/>
        <w:jc w:val="both"/>
      </w:pPr>
    </w:p>
    <w:p w:rsidR="002850D8" w:rsidRDefault="00DF2335">
      <w:pPr>
        <w:pStyle w:val="normal0"/>
        <w:spacing w:line="360" w:lineRule="auto"/>
        <w:jc w:val="both"/>
      </w:pPr>
      <w:r>
        <w:t>La mejor forma de entender el filtro de 50Hz es visualizando la siguiente gráfica, la cual hace más visible su efecto.</w:t>
      </w:r>
    </w:p>
    <w:p w:rsidR="002850D8" w:rsidRDefault="002850D8">
      <w:pPr>
        <w:pStyle w:val="normal0"/>
        <w:spacing w:line="360" w:lineRule="auto"/>
        <w:jc w:val="both"/>
      </w:pPr>
    </w:p>
    <w:p w:rsidR="002850D8" w:rsidRDefault="00DF2335">
      <w:pPr>
        <w:pStyle w:val="normal0"/>
        <w:spacing w:line="360" w:lineRule="auto"/>
        <w:jc w:val="both"/>
      </w:pPr>
      <w:r>
        <w:rPr>
          <w:noProof/>
        </w:rPr>
        <w:drawing>
          <wp:inline distT="114300" distB="114300" distL="114300" distR="114300">
            <wp:extent cx="3452813" cy="312587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cstate="print"/>
                    <a:srcRect/>
                    <a:stretch>
                      <a:fillRect/>
                    </a:stretch>
                  </pic:blipFill>
                  <pic:spPr>
                    <a:xfrm>
                      <a:off x="0" y="0"/>
                      <a:ext cx="3452813" cy="3125872"/>
                    </a:xfrm>
                    <a:prstGeom prst="rect">
                      <a:avLst/>
                    </a:prstGeom>
                    <a:ln/>
                  </pic:spPr>
                </pic:pic>
              </a:graphicData>
            </a:graphic>
          </wp:inline>
        </w:drawing>
      </w:r>
      <w:r>
        <w:t xml:space="preserve">  </w:t>
      </w:r>
    </w:p>
    <w:p w:rsidR="002850D8" w:rsidRDefault="002850D8">
      <w:pPr>
        <w:pStyle w:val="normal0"/>
        <w:spacing w:line="360" w:lineRule="auto"/>
        <w:jc w:val="both"/>
      </w:pPr>
    </w:p>
    <w:p w:rsidR="002850D8" w:rsidRDefault="002850D8">
      <w:pPr>
        <w:pStyle w:val="normal0"/>
        <w:spacing w:line="360" w:lineRule="auto"/>
        <w:jc w:val="both"/>
      </w:pPr>
    </w:p>
    <w:p w:rsidR="002850D8" w:rsidRDefault="00DF2335">
      <w:pPr>
        <w:pStyle w:val="normal0"/>
        <w:spacing w:line="360" w:lineRule="auto"/>
        <w:jc w:val="both"/>
      </w:pPr>
      <w:r>
        <w:t xml:space="preserve">A la hora de realizar los cálculos pertinentes, para la obtención del </w:t>
      </w:r>
      <w:proofErr w:type="spellStart"/>
      <w:r>
        <w:t>rms</w:t>
      </w:r>
      <w:proofErr w:type="spellEnd"/>
      <w:r>
        <w:t xml:space="preserve"> necesario para el cálculo del %MVC (</w:t>
      </w:r>
      <w:proofErr w:type="spellStart"/>
      <w:r>
        <w:t>Maximum</w:t>
      </w:r>
      <w:proofErr w:type="spellEnd"/>
      <w:r>
        <w:t xml:space="preserve"> </w:t>
      </w:r>
      <w:proofErr w:type="spellStart"/>
      <w:r>
        <w:t>voluntary</w:t>
      </w:r>
      <w:proofErr w:type="spellEnd"/>
      <w:r>
        <w:t xml:space="preserve"> </w:t>
      </w:r>
      <w:proofErr w:type="spellStart"/>
      <w:r>
        <w:t>contraction</w:t>
      </w:r>
      <w:proofErr w:type="spellEnd"/>
      <w:r>
        <w:t xml:space="preserve">), pulsamos el botón “Calcular %MVC”, llamando así a su función. En esta función primero de todo elegimos el archivo </w:t>
      </w:r>
      <w:proofErr w:type="spellStart"/>
      <w:r>
        <w:t>txt</w:t>
      </w:r>
      <w:proofErr w:type="spellEnd"/>
      <w:r>
        <w:t xml:space="preserve">, de donde sacaremos el </w:t>
      </w:r>
      <w:proofErr w:type="spellStart"/>
      <w:r>
        <w:t>rms</w:t>
      </w:r>
      <w:proofErr w:type="spellEnd"/>
      <w:r>
        <w:t xml:space="preserve"> de la máxima contracción voluntaria, a través de una ventana emergente en la cual nos da la opción de dar a aceptar y buscar el archivo de muestras MVC que nosotros queremos medir.  </w:t>
      </w:r>
    </w:p>
    <w:p w:rsidR="002850D8" w:rsidRDefault="00DF2335">
      <w:pPr>
        <w:pStyle w:val="normal0"/>
        <w:spacing w:line="360" w:lineRule="auto"/>
        <w:jc w:val="both"/>
      </w:pPr>
      <w:r>
        <w:rPr>
          <w:noProof/>
        </w:rPr>
        <w:lastRenderedPageBreak/>
        <w:drawing>
          <wp:inline distT="114300" distB="114300" distL="114300" distR="114300">
            <wp:extent cx="6457544" cy="17954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cstate="print"/>
                    <a:srcRect/>
                    <a:stretch>
                      <a:fillRect/>
                    </a:stretch>
                  </pic:blipFill>
                  <pic:spPr>
                    <a:xfrm>
                      <a:off x="0" y="0"/>
                      <a:ext cx="6457544" cy="1795463"/>
                    </a:xfrm>
                    <a:prstGeom prst="rect">
                      <a:avLst/>
                    </a:prstGeom>
                    <a:ln/>
                  </pic:spPr>
                </pic:pic>
              </a:graphicData>
            </a:graphic>
          </wp:inline>
        </w:drawing>
      </w:r>
    </w:p>
    <w:p w:rsidR="002850D8" w:rsidRDefault="002850D8">
      <w:pPr>
        <w:pStyle w:val="normal0"/>
        <w:spacing w:line="480" w:lineRule="auto"/>
        <w:jc w:val="both"/>
      </w:pPr>
    </w:p>
    <w:p w:rsidR="002850D8" w:rsidRDefault="00DF2335">
      <w:pPr>
        <w:pStyle w:val="normal0"/>
        <w:spacing w:line="480" w:lineRule="auto"/>
        <w:jc w:val="both"/>
      </w:pPr>
      <w:r>
        <w:rPr>
          <w:noProof/>
        </w:rPr>
        <w:drawing>
          <wp:inline distT="114300" distB="114300" distL="114300" distR="114300">
            <wp:extent cx="3100388" cy="978637"/>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cstate="print"/>
                    <a:srcRect/>
                    <a:stretch>
                      <a:fillRect/>
                    </a:stretch>
                  </pic:blipFill>
                  <pic:spPr>
                    <a:xfrm>
                      <a:off x="0" y="0"/>
                      <a:ext cx="3100388" cy="978637"/>
                    </a:xfrm>
                    <a:prstGeom prst="rect">
                      <a:avLst/>
                    </a:prstGeom>
                    <a:ln/>
                  </pic:spPr>
                </pic:pic>
              </a:graphicData>
            </a:graphic>
          </wp:inline>
        </w:drawing>
      </w:r>
    </w:p>
    <w:p w:rsidR="002850D8" w:rsidRDefault="002850D8">
      <w:pPr>
        <w:pStyle w:val="normal0"/>
        <w:spacing w:line="480" w:lineRule="auto"/>
        <w:jc w:val="both"/>
      </w:pPr>
    </w:p>
    <w:p w:rsidR="002850D8" w:rsidRDefault="00DF2335">
      <w:pPr>
        <w:pStyle w:val="normal0"/>
        <w:spacing w:line="360" w:lineRule="auto"/>
        <w:jc w:val="both"/>
      </w:pPr>
      <w:r>
        <w:t xml:space="preserve">Como vemos en las últimas líneas, el </w:t>
      </w:r>
      <w:proofErr w:type="spellStart"/>
      <w:r>
        <w:t>cd</w:t>
      </w:r>
      <w:proofErr w:type="spellEnd"/>
      <w:r>
        <w:t xml:space="preserve"> y el </w:t>
      </w:r>
      <w:proofErr w:type="spellStart"/>
      <w:r>
        <w:t>filename</w:t>
      </w:r>
      <w:proofErr w:type="spellEnd"/>
      <w:r>
        <w:t xml:space="preserve"> se sacan al elegir el </w:t>
      </w:r>
      <w:proofErr w:type="spellStart"/>
      <w:r>
        <w:t>txt</w:t>
      </w:r>
      <w:proofErr w:type="spellEnd"/>
      <w:r>
        <w:t xml:space="preserve">. Los datos abiertos se guardan </w:t>
      </w:r>
      <w:proofErr w:type="spellStart"/>
      <w:r>
        <w:t>el la</w:t>
      </w:r>
      <w:proofErr w:type="spellEnd"/>
      <w:r>
        <w:t xml:space="preserve"> matriz datos. Luego se muestra en la tercera gráfica los datos, para coger una ventana de dos puntos, los cuales elegimos para así seleccionar la máxima actividad de los datos recogidos del MVC.</w:t>
      </w:r>
    </w:p>
    <w:p w:rsidR="002850D8" w:rsidRDefault="002850D8">
      <w:pPr>
        <w:pStyle w:val="normal0"/>
        <w:spacing w:line="360" w:lineRule="auto"/>
        <w:jc w:val="both"/>
      </w:pPr>
    </w:p>
    <w:p w:rsidR="002850D8" w:rsidRDefault="00DF2335">
      <w:pPr>
        <w:pStyle w:val="normal0"/>
        <w:spacing w:line="480" w:lineRule="auto"/>
        <w:jc w:val="both"/>
      </w:pPr>
      <w:r>
        <w:rPr>
          <w:noProof/>
        </w:rPr>
        <w:drawing>
          <wp:inline distT="114300" distB="114300" distL="114300" distR="114300">
            <wp:extent cx="5734050" cy="1625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cstate="print"/>
                    <a:srcRect/>
                    <a:stretch>
                      <a:fillRect/>
                    </a:stretch>
                  </pic:blipFill>
                  <pic:spPr>
                    <a:xfrm>
                      <a:off x="0" y="0"/>
                      <a:ext cx="5734050" cy="1625600"/>
                    </a:xfrm>
                    <a:prstGeom prst="rect">
                      <a:avLst/>
                    </a:prstGeom>
                    <a:ln/>
                  </pic:spPr>
                </pic:pic>
              </a:graphicData>
            </a:graphic>
          </wp:inline>
        </w:drawing>
      </w:r>
      <w:r>
        <w:t xml:space="preserve">    </w:t>
      </w:r>
    </w:p>
    <w:p w:rsidR="002850D8" w:rsidRDefault="00DF2335">
      <w:pPr>
        <w:pStyle w:val="normal0"/>
        <w:spacing w:line="360" w:lineRule="auto"/>
        <w:jc w:val="both"/>
      </w:pPr>
      <w:r>
        <w:t>Ya elegida la ventana, cogemos ese vector (</w:t>
      </w:r>
      <w:proofErr w:type="spellStart"/>
      <w:r>
        <w:t>vectorMuscle</w:t>
      </w:r>
      <w:proofErr w:type="spellEnd"/>
      <w:r>
        <w:t xml:space="preserve">) y le realizamos el </w:t>
      </w:r>
      <w:proofErr w:type="spellStart"/>
      <w:r>
        <w:t>rms</w:t>
      </w:r>
      <w:proofErr w:type="spellEnd"/>
      <w:r>
        <w:t>, a través de un algoritmo ya hecho, llamado “</w:t>
      </w:r>
      <w:proofErr w:type="spellStart"/>
      <w:r>
        <w:t>EMG_rms</w:t>
      </w:r>
      <w:proofErr w:type="spellEnd"/>
      <w:r>
        <w:t xml:space="preserve">”. </w:t>
      </w:r>
    </w:p>
    <w:p w:rsidR="002850D8" w:rsidRDefault="00DF2335">
      <w:pPr>
        <w:pStyle w:val="normal0"/>
        <w:spacing w:line="360" w:lineRule="auto"/>
        <w:jc w:val="both"/>
      </w:pPr>
      <w:r>
        <w:t>Este software trabaja cogiendo ventanas de 100 muestras de los datos del vector, compuestos únicamente por los valores de la máxima actividad de los datos recogidos del MVC.</w:t>
      </w:r>
    </w:p>
    <w:p w:rsidR="002850D8" w:rsidRDefault="00DF2335">
      <w:pPr>
        <w:pStyle w:val="normal0"/>
        <w:spacing w:line="360" w:lineRule="auto"/>
        <w:jc w:val="both"/>
      </w:pPr>
      <w:r>
        <w:t xml:space="preserve">Los valores de </w:t>
      </w:r>
      <w:proofErr w:type="spellStart"/>
      <w:r>
        <w:t>rms</w:t>
      </w:r>
      <w:proofErr w:type="spellEnd"/>
      <w:r>
        <w:t xml:space="preserve"> se guardan en una matriz llamada “</w:t>
      </w:r>
      <w:proofErr w:type="spellStart"/>
      <w:r>
        <w:t>rms</w:t>
      </w:r>
      <w:proofErr w:type="spellEnd"/>
      <w:r>
        <w:t xml:space="preserve">”. Para guardar estos datos los escribimos nuevamente en un </w:t>
      </w:r>
      <w:proofErr w:type="spellStart"/>
      <w:r>
        <w:t>txt</w:t>
      </w:r>
      <w:proofErr w:type="spellEnd"/>
      <w:r>
        <w:t>.</w:t>
      </w:r>
    </w:p>
    <w:p w:rsidR="002850D8" w:rsidRDefault="002850D8">
      <w:pPr>
        <w:pStyle w:val="normal0"/>
        <w:spacing w:line="360" w:lineRule="auto"/>
        <w:jc w:val="both"/>
      </w:pPr>
    </w:p>
    <w:p w:rsidR="002850D8" w:rsidRDefault="00DF2335">
      <w:pPr>
        <w:pStyle w:val="normal0"/>
        <w:spacing w:line="480" w:lineRule="auto"/>
        <w:jc w:val="both"/>
      </w:pPr>
      <w:r>
        <w:rPr>
          <w:noProof/>
        </w:rPr>
        <w:lastRenderedPageBreak/>
        <w:drawing>
          <wp:inline distT="114300" distB="114300" distL="114300" distR="114300">
            <wp:extent cx="5734050" cy="22606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cstate="print"/>
                    <a:srcRect/>
                    <a:stretch>
                      <a:fillRect/>
                    </a:stretch>
                  </pic:blipFill>
                  <pic:spPr>
                    <a:xfrm>
                      <a:off x="0" y="0"/>
                      <a:ext cx="5734050" cy="2260600"/>
                    </a:xfrm>
                    <a:prstGeom prst="rect">
                      <a:avLst/>
                    </a:prstGeom>
                    <a:ln/>
                  </pic:spPr>
                </pic:pic>
              </a:graphicData>
            </a:graphic>
          </wp:inline>
        </w:drawing>
      </w:r>
    </w:p>
    <w:p w:rsidR="002850D8" w:rsidRDefault="00DF2335">
      <w:pPr>
        <w:pStyle w:val="normal0"/>
        <w:spacing w:line="360" w:lineRule="auto"/>
        <w:jc w:val="both"/>
      </w:pPr>
      <w:r>
        <w:t xml:space="preserve">Para hacer visible el </w:t>
      </w:r>
      <w:proofErr w:type="spellStart"/>
      <w:r>
        <w:t>rms</w:t>
      </w:r>
      <w:proofErr w:type="spellEnd"/>
      <w:r>
        <w:t xml:space="preserve">, lo representamos en la gráfica 3 y por último le damos a la variable MCV el valor del </w:t>
      </w:r>
      <w:proofErr w:type="spellStart"/>
      <w:r>
        <w:t>rms</w:t>
      </w:r>
      <w:proofErr w:type="spellEnd"/>
      <w:r>
        <w:t xml:space="preserve"> calculado.</w:t>
      </w:r>
    </w:p>
    <w:p w:rsidR="002850D8" w:rsidRDefault="00DF2335">
      <w:pPr>
        <w:pStyle w:val="normal0"/>
        <w:spacing w:line="360" w:lineRule="auto"/>
        <w:jc w:val="both"/>
      </w:pPr>
      <w:r>
        <w:t xml:space="preserve">En el cálculo del </w:t>
      </w:r>
      <w:proofErr w:type="spellStart"/>
      <w:r>
        <w:t>rms</w:t>
      </w:r>
      <w:proofErr w:type="spellEnd"/>
      <w:r>
        <w:t xml:space="preserve"> del test o de la prueba que se realiza para medir la actividad del músculo, se realiza la misma operación que la anterior, solo que con la diferencia de que en este cálculo cogemos todos los valores de la matriz. El programa también cuenta con un filtro anti picos (de 1,5 a -1,5) en este apartado (línea 16 - 21), para que el cálculo del </w:t>
      </w:r>
      <w:proofErr w:type="spellStart"/>
      <w:r>
        <w:t>rms</w:t>
      </w:r>
      <w:proofErr w:type="spellEnd"/>
      <w:r>
        <w:t xml:space="preserve"> se haga con una gráfica lo más normalizada posible y así evitar un mal cálculo. </w:t>
      </w:r>
    </w:p>
    <w:p w:rsidR="002850D8" w:rsidRDefault="002850D8">
      <w:pPr>
        <w:pStyle w:val="normal0"/>
        <w:spacing w:line="360" w:lineRule="auto"/>
        <w:jc w:val="both"/>
      </w:pPr>
    </w:p>
    <w:p w:rsidR="002850D8" w:rsidRDefault="00DF2335">
      <w:pPr>
        <w:pStyle w:val="normal0"/>
        <w:spacing w:line="480" w:lineRule="auto"/>
        <w:jc w:val="both"/>
      </w:pPr>
      <w:r>
        <w:rPr>
          <w:noProof/>
        </w:rPr>
        <w:drawing>
          <wp:inline distT="114300" distB="114300" distL="114300" distR="114300">
            <wp:extent cx="6225942" cy="2109788"/>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cstate="print"/>
                    <a:srcRect/>
                    <a:stretch>
                      <a:fillRect/>
                    </a:stretch>
                  </pic:blipFill>
                  <pic:spPr>
                    <a:xfrm>
                      <a:off x="0" y="0"/>
                      <a:ext cx="6225942" cy="2109788"/>
                    </a:xfrm>
                    <a:prstGeom prst="rect">
                      <a:avLst/>
                    </a:prstGeom>
                    <a:ln/>
                  </pic:spPr>
                </pic:pic>
              </a:graphicData>
            </a:graphic>
          </wp:inline>
        </w:drawing>
      </w:r>
    </w:p>
    <w:p w:rsidR="002850D8" w:rsidRDefault="00DF2335">
      <w:pPr>
        <w:pStyle w:val="normal0"/>
        <w:spacing w:line="480" w:lineRule="auto"/>
        <w:jc w:val="both"/>
      </w:pPr>
      <w:r>
        <w:rPr>
          <w:noProof/>
        </w:rPr>
        <w:drawing>
          <wp:inline distT="114300" distB="114300" distL="114300" distR="114300">
            <wp:extent cx="4814888" cy="1571271"/>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cstate="print"/>
                    <a:srcRect/>
                    <a:stretch>
                      <a:fillRect/>
                    </a:stretch>
                  </pic:blipFill>
                  <pic:spPr>
                    <a:xfrm>
                      <a:off x="0" y="0"/>
                      <a:ext cx="4814888" cy="1571271"/>
                    </a:xfrm>
                    <a:prstGeom prst="rect">
                      <a:avLst/>
                    </a:prstGeom>
                    <a:ln/>
                  </pic:spPr>
                </pic:pic>
              </a:graphicData>
            </a:graphic>
          </wp:inline>
        </w:drawing>
      </w:r>
    </w:p>
    <w:p w:rsidR="002850D8" w:rsidRDefault="00DF2335">
      <w:pPr>
        <w:pStyle w:val="normal0"/>
        <w:spacing w:line="480" w:lineRule="auto"/>
        <w:jc w:val="both"/>
      </w:pPr>
      <w:r>
        <w:rPr>
          <w:noProof/>
        </w:rPr>
        <w:lastRenderedPageBreak/>
        <w:drawing>
          <wp:inline distT="114300" distB="114300" distL="114300" distR="114300">
            <wp:extent cx="5734050" cy="241300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cstate="print"/>
                    <a:srcRect/>
                    <a:stretch>
                      <a:fillRect/>
                    </a:stretch>
                  </pic:blipFill>
                  <pic:spPr>
                    <a:xfrm>
                      <a:off x="0" y="0"/>
                      <a:ext cx="5734050" cy="2413000"/>
                    </a:xfrm>
                    <a:prstGeom prst="rect">
                      <a:avLst/>
                    </a:prstGeom>
                    <a:ln/>
                  </pic:spPr>
                </pic:pic>
              </a:graphicData>
            </a:graphic>
          </wp:inline>
        </w:drawing>
      </w:r>
    </w:p>
    <w:p w:rsidR="002850D8" w:rsidRDefault="00DF2335">
      <w:pPr>
        <w:pStyle w:val="normal0"/>
        <w:spacing w:line="360" w:lineRule="auto"/>
        <w:jc w:val="both"/>
      </w:pPr>
      <w:r>
        <w:t xml:space="preserve">Una vez obtenido el </w:t>
      </w:r>
      <w:proofErr w:type="spellStart"/>
      <w:r>
        <w:t>rms</w:t>
      </w:r>
      <w:proofErr w:type="spellEnd"/>
      <w:r>
        <w:t xml:space="preserve"> tanto del MVC como del test, realizamos una sencilla regla de tres para obtener el porcentaje, en la que el </w:t>
      </w:r>
      <w:proofErr w:type="spellStart"/>
      <w:r>
        <w:t>rms</w:t>
      </w:r>
      <w:proofErr w:type="spellEnd"/>
      <w:r>
        <w:t xml:space="preserve"> de la MVC es el 100% y por lo tanto el </w:t>
      </w:r>
      <w:proofErr w:type="spellStart"/>
      <w:r>
        <w:t>rms</w:t>
      </w:r>
      <w:proofErr w:type="spellEnd"/>
      <w:r>
        <w:t xml:space="preserve"> del test corresponderá a X% sobre su máxima. Para terminar y que se haga más visual el cálculo, el porcentaje resultante lo ponemos en la última caja de texto. </w:t>
      </w:r>
    </w:p>
    <w:p w:rsidR="002850D8" w:rsidRDefault="002850D8">
      <w:pPr>
        <w:pStyle w:val="normal0"/>
        <w:spacing w:line="360" w:lineRule="auto"/>
        <w:jc w:val="both"/>
      </w:pPr>
    </w:p>
    <w:p w:rsidR="002850D8" w:rsidRDefault="00DF2335">
      <w:pPr>
        <w:pStyle w:val="normal0"/>
        <w:spacing w:line="480" w:lineRule="auto"/>
        <w:jc w:val="both"/>
      </w:pPr>
      <w:r>
        <w:rPr>
          <w:noProof/>
        </w:rPr>
        <w:drawing>
          <wp:inline distT="114300" distB="114300" distL="114300" distR="114300">
            <wp:extent cx="5543550" cy="752475"/>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cstate="print"/>
                    <a:srcRect/>
                    <a:stretch>
                      <a:fillRect/>
                    </a:stretch>
                  </pic:blipFill>
                  <pic:spPr>
                    <a:xfrm>
                      <a:off x="0" y="0"/>
                      <a:ext cx="5543550" cy="752475"/>
                    </a:xfrm>
                    <a:prstGeom prst="rect">
                      <a:avLst/>
                    </a:prstGeom>
                    <a:ln/>
                  </pic:spPr>
                </pic:pic>
              </a:graphicData>
            </a:graphic>
          </wp:inline>
        </w:drawing>
      </w:r>
    </w:p>
    <w:p w:rsidR="002850D8" w:rsidRDefault="00DF2335">
      <w:pPr>
        <w:pStyle w:val="normal0"/>
        <w:spacing w:line="360" w:lineRule="auto"/>
        <w:jc w:val="both"/>
      </w:pPr>
      <w:r>
        <w:t xml:space="preserve">El último botón “Limpiar” sirve para limpiar todas las variables del programa, las gráficas del guide y el </w:t>
      </w:r>
      <w:proofErr w:type="spellStart"/>
      <w:r>
        <w:t>command</w:t>
      </w:r>
      <w:proofErr w:type="spellEnd"/>
      <w:r>
        <w:t xml:space="preserve"> </w:t>
      </w:r>
      <w:proofErr w:type="spellStart"/>
      <w:r>
        <w:t>windows</w:t>
      </w:r>
      <w:proofErr w:type="spellEnd"/>
      <w:r>
        <w:t>, ya que entre medición y medición pueden existir errores, pero si se pulsa este botón cada vez que queramos empezar una nueva medición, no habrá errores puesto que en algún sentido ponemos el programa desde cero. Las acciones que se realizan dentro de esta función son las siguientes:</w:t>
      </w:r>
    </w:p>
    <w:p w:rsidR="002850D8" w:rsidRDefault="002850D8">
      <w:pPr>
        <w:pStyle w:val="normal0"/>
        <w:spacing w:line="360" w:lineRule="auto"/>
        <w:jc w:val="both"/>
      </w:pPr>
    </w:p>
    <w:p w:rsidR="002850D8" w:rsidRDefault="00DF2335">
      <w:pPr>
        <w:pStyle w:val="normal0"/>
        <w:spacing w:line="480" w:lineRule="auto"/>
        <w:jc w:val="both"/>
      </w:pPr>
      <w:r>
        <w:rPr>
          <w:noProof/>
        </w:rPr>
        <w:drawing>
          <wp:inline distT="114300" distB="114300" distL="114300" distR="114300">
            <wp:extent cx="5200650" cy="1895475"/>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cstate="print"/>
                    <a:srcRect/>
                    <a:stretch>
                      <a:fillRect/>
                    </a:stretch>
                  </pic:blipFill>
                  <pic:spPr>
                    <a:xfrm>
                      <a:off x="0" y="0"/>
                      <a:ext cx="5200650" cy="1895475"/>
                    </a:xfrm>
                    <a:prstGeom prst="rect">
                      <a:avLst/>
                    </a:prstGeom>
                    <a:ln/>
                  </pic:spPr>
                </pic:pic>
              </a:graphicData>
            </a:graphic>
          </wp:inline>
        </w:drawing>
      </w:r>
    </w:p>
    <w:p w:rsidR="002850D8" w:rsidRDefault="002850D8">
      <w:pPr>
        <w:pStyle w:val="normal0"/>
        <w:spacing w:line="480" w:lineRule="auto"/>
        <w:jc w:val="both"/>
      </w:pPr>
    </w:p>
    <w:p w:rsidR="002850D8" w:rsidRDefault="00DF2335">
      <w:pPr>
        <w:pStyle w:val="Ttulo2"/>
        <w:jc w:val="both"/>
        <w:rPr>
          <w:b/>
          <w:sz w:val="24"/>
          <w:szCs w:val="24"/>
        </w:rPr>
      </w:pPr>
      <w:bookmarkStart w:id="16" w:name="_7y8y0t45elk8" w:colFirst="0" w:colLast="0"/>
      <w:bookmarkEnd w:id="16"/>
      <w:r>
        <w:rPr>
          <w:b/>
          <w:sz w:val="24"/>
          <w:szCs w:val="24"/>
        </w:rPr>
        <w:lastRenderedPageBreak/>
        <w:t>5.4. (</w:t>
      </w:r>
      <w:proofErr w:type="spellStart"/>
      <w:r>
        <w:rPr>
          <w:b/>
          <w:sz w:val="24"/>
          <w:szCs w:val="24"/>
        </w:rPr>
        <w:t>Matlab</w:t>
      </w:r>
      <w:proofErr w:type="spellEnd"/>
      <w:r>
        <w:rPr>
          <w:b/>
          <w:sz w:val="24"/>
          <w:szCs w:val="24"/>
        </w:rPr>
        <w:t>) - Señal ECG</w:t>
      </w:r>
    </w:p>
    <w:p w:rsidR="002850D8" w:rsidRDefault="002850D8">
      <w:pPr>
        <w:pStyle w:val="normal0"/>
        <w:jc w:val="both"/>
      </w:pPr>
    </w:p>
    <w:p w:rsidR="002850D8" w:rsidRDefault="00DF2335">
      <w:pPr>
        <w:pStyle w:val="normal0"/>
        <w:jc w:val="both"/>
      </w:pPr>
      <w:r>
        <w:t>En el programa de medición de señales ECG (Electrocardiograma) solo se recogen los valores dados por el sensor. Esto es debido a que el sensor nos da una señal amplificada y filtrada, lo cual hace que el programa sea más sencillo que el de la señal EMG.</w:t>
      </w:r>
    </w:p>
    <w:p w:rsidR="002850D8" w:rsidRDefault="002850D8">
      <w:pPr>
        <w:pStyle w:val="normal0"/>
        <w:jc w:val="both"/>
      </w:pPr>
    </w:p>
    <w:p w:rsidR="002850D8" w:rsidRDefault="00DF2335">
      <w:pPr>
        <w:pStyle w:val="normal0"/>
        <w:jc w:val="both"/>
      </w:pPr>
      <w:r>
        <w:t>En el Guide se encuentran los siguientes elementos:</w:t>
      </w:r>
    </w:p>
    <w:p w:rsidR="002850D8" w:rsidRDefault="002850D8">
      <w:pPr>
        <w:pStyle w:val="normal0"/>
        <w:jc w:val="both"/>
      </w:pPr>
    </w:p>
    <w:p w:rsidR="002850D8" w:rsidRDefault="00DF2335">
      <w:pPr>
        <w:pStyle w:val="normal0"/>
        <w:jc w:val="both"/>
      </w:pPr>
      <w:r>
        <w:rPr>
          <w:noProof/>
        </w:rPr>
        <w:drawing>
          <wp:inline distT="114300" distB="114300" distL="114300" distR="114300">
            <wp:extent cx="5734050" cy="3009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cstate="print"/>
                    <a:srcRect/>
                    <a:stretch>
                      <a:fillRect/>
                    </a:stretch>
                  </pic:blipFill>
                  <pic:spPr>
                    <a:xfrm>
                      <a:off x="0" y="0"/>
                      <a:ext cx="5734050" cy="3009900"/>
                    </a:xfrm>
                    <a:prstGeom prst="rect">
                      <a:avLst/>
                    </a:prstGeom>
                    <a:ln/>
                  </pic:spPr>
                </pic:pic>
              </a:graphicData>
            </a:graphic>
          </wp:inline>
        </w:drawing>
      </w:r>
    </w:p>
    <w:p w:rsidR="002850D8" w:rsidRDefault="002850D8">
      <w:pPr>
        <w:pStyle w:val="normal0"/>
        <w:jc w:val="both"/>
      </w:pPr>
    </w:p>
    <w:p w:rsidR="002850D8" w:rsidRDefault="002850D8">
      <w:pPr>
        <w:pStyle w:val="normal0"/>
        <w:jc w:val="both"/>
      </w:pPr>
    </w:p>
    <w:p w:rsidR="002850D8" w:rsidRDefault="00DF2335">
      <w:pPr>
        <w:pStyle w:val="normal0"/>
        <w:jc w:val="both"/>
      </w:pPr>
      <w:r>
        <w:t xml:space="preserve">Como en el anterior programa el botón de START y el de STOP, tienen la misma función, además de que a la hora de recoger y mostrar los datos utilizamos el mismo código de escritura en el </w:t>
      </w:r>
      <w:proofErr w:type="spellStart"/>
      <w:r>
        <w:t>txt</w:t>
      </w:r>
      <w:proofErr w:type="spellEnd"/>
      <w:r>
        <w:t xml:space="preserve"> y lectura del mismo para mostrarla en la gráfica del guide.</w:t>
      </w:r>
    </w:p>
    <w:p w:rsidR="002850D8" w:rsidRDefault="002850D8">
      <w:pPr>
        <w:pStyle w:val="normal0"/>
        <w:jc w:val="both"/>
      </w:pPr>
    </w:p>
    <w:p w:rsidR="002850D8" w:rsidRDefault="002850D8">
      <w:pPr>
        <w:pStyle w:val="normal0"/>
        <w:jc w:val="both"/>
      </w:pPr>
    </w:p>
    <w:p w:rsidR="002850D8" w:rsidRDefault="002850D8">
      <w:pPr>
        <w:pStyle w:val="normal0"/>
        <w:jc w:val="both"/>
      </w:pPr>
    </w:p>
    <w:p w:rsidR="002850D8" w:rsidRDefault="00DF2335">
      <w:pPr>
        <w:pStyle w:val="normal0"/>
        <w:jc w:val="both"/>
      </w:pPr>
      <w:r>
        <w:rPr>
          <w:noProof/>
        </w:rPr>
        <w:drawing>
          <wp:inline distT="114300" distB="114300" distL="114300" distR="114300">
            <wp:extent cx="5734050" cy="19431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cstate="print"/>
                    <a:srcRect/>
                    <a:stretch>
                      <a:fillRect/>
                    </a:stretch>
                  </pic:blipFill>
                  <pic:spPr>
                    <a:xfrm>
                      <a:off x="0" y="0"/>
                      <a:ext cx="5734050" cy="1943100"/>
                    </a:xfrm>
                    <a:prstGeom prst="rect">
                      <a:avLst/>
                    </a:prstGeom>
                    <a:ln/>
                  </pic:spPr>
                </pic:pic>
              </a:graphicData>
            </a:graphic>
          </wp:inline>
        </w:drawing>
      </w:r>
    </w:p>
    <w:p w:rsidR="002850D8" w:rsidRDefault="00DF2335">
      <w:pPr>
        <w:pStyle w:val="normal0"/>
        <w:jc w:val="both"/>
      </w:pPr>
      <w:r>
        <w:rPr>
          <w:noProof/>
        </w:rPr>
        <w:lastRenderedPageBreak/>
        <w:drawing>
          <wp:inline distT="114300" distB="114300" distL="114300" distR="114300">
            <wp:extent cx="6262186" cy="1185863"/>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cstate="print"/>
                    <a:srcRect/>
                    <a:stretch>
                      <a:fillRect/>
                    </a:stretch>
                  </pic:blipFill>
                  <pic:spPr>
                    <a:xfrm>
                      <a:off x="0" y="0"/>
                      <a:ext cx="6262186" cy="1185863"/>
                    </a:xfrm>
                    <a:prstGeom prst="rect">
                      <a:avLst/>
                    </a:prstGeom>
                    <a:ln/>
                  </pic:spPr>
                </pic:pic>
              </a:graphicData>
            </a:graphic>
          </wp:inline>
        </w:drawing>
      </w:r>
    </w:p>
    <w:p w:rsidR="002850D8" w:rsidRDefault="00DF2335">
      <w:pPr>
        <w:pStyle w:val="normal0"/>
        <w:jc w:val="both"/>
      </w:pPr>
      <w:r>
        <w:rPr>
          <w:noProof/>
        </w:rPr>
        <w:drawing>
          <wp:inline distT="114300" distB="114300" distL="114300" distR="114300">
            <wp:extent cx="5734050" cy="16256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5" cstate="print"/>
                    <a:srcRect/>
                    <a:stretch>
                      <a:fillRect/>
                    </a:stretch>
                  </pic:blipFill>
                  <pic:spPr>
                    <a:xfrm>
                      <a:off x="0" y="0"/>
                      <a:ext cx="5734050" cy="1625600"/>
                    </a:xfrm>
                    <a:prstGeom prst="rect">
                      <a:avLst/>
                    </a:prstGeom>
                    <a:ln/>
                  </pic:spPr>
                </pic:pic>
              </a:graphicData>
            </a:graphic>
          </wp:inline>
        </w:drawing>
      </w:r>
    </w:p>
    <w:p w:rsidR="002850D8" w:rsidRDefault="002850D8">
      <w:pPr>
        <w:pStyle w:val="normal0"/>
        <w:jc w:val="both"/>
      </w:pPr>
    </w:p>
    <w:p w:rsidR="002850D8" w:rsidRDefault="00DF2335">
      <w:pPr>
        <w:pStyle w:val="normal0"/>
        <w:jc w:val="both"/>
      </w:pPr>
      <w:r>
        <w:rPr>
          <w:noProof/>
        </w:rPr>
        <w:drawing>
          <wp:inline distT="114300" distB="114300" distL="114300" distR="114300">
            <wp:extent cx="4533900" cy="22288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cstate="print"/>
                    <a:srcRect/>
                    <a:stretch>
                      <a:fillRect/>
                    </a:stretch>
                  </pic:blipFill>
                  <pic:spPr>
                    <a:xfrm>
                      <a:off x="0" y="0"/>
                      <a:ext cx="4533900" cy="2228850"/>
                    </a:xfrm>
                    <a:prstGeom prst="rect">
                      <a:avLst/>
                    </a:prstGeom>
                    <a:ln/>
                  </pic:spPr>
                </pic:pic>
              </a:graphicData>
            </a:graphic>
          </wp:inline>
        </w:drawing>
      </w:r>
    </w:p>
    <w:p w:rsidR="002850D8" w:rsidRDefault="002850D8">
      <w:pPr>
        <w:pStyle w:val="normal0"/>
        <w:jc w:val="both"/>
      </w:pPr>
    </w:p>
    <w:p w:rsidR="002850D8" w:rsidRDefault="002850D8">
      <w:pPr>
        <w:pStyle w:val="normal0"/>
        <w:jc w:val="both"/>
      </w:pPr>
    </w:p>
    <w:p w:rsidR="002850D8" w:rsidRDefault="00DF2335">
      <w:pPr>
        <w:pStyle w:val="normal0"/>
        <w:jc w:val="both"/>
      </w:pPr>
      <w:r>
        <w:t>Como en el anterior programa, tenemos un botón llamado “</w:t>
      </w:r>
      <w:proofErr w:type="spellStart"/>
      <w:r>
        <w:t>Clean</w:t>
      </w:r>
      <w:proofErr w:type="spellEnd"/>
      <w:r>
        <w:t xml:space="preserve">” que tiene la misma función que el botón “Limpiar” del anterior programa. Las acciones son las </w:t>
      </w:r>
      <w:proofErr w:type="gramStart"/>
      <w:r>
        <w:t>siguientes :</w:t>
      </w:r>
      <w:proofErr w:type="gramEnd"/>
    </w:p>
    <w:p w:rsidR="002850D8" w:rsidRDefault="002850D8">
      <w:pPr>
        <w:pStyle w:val="normal0"/>
        <w:jc w:val="both"/>
      </w:pPr>
    </w:p>
    <w:p w:rsidR="002850D8" w:rsidRDefault="002850D8">
      <w:pPr>
        <w:pStyle w:val="normal0"/>
        <w:jc w:val="both"/>
      </w:pPr>
    </w:p>
    <w:p w:rsidR="002850D8" w:rsidRDefault="00DF2335">
      <w:pPr>
        <w:pStyle w:val="normal0"/>
        <w:jc w:val="both"/>
      </w:pPr>
      <w:r>
        <w:rPr>
          <w:noProof/>
        </w:rPr>
        <w:drawing>
          <wp:inline distT="114300" distB="114300" distL="114300" distR="114300">
            <wp:extent cx="5181600" cy="1914525"/>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cstate="print"/>
                    <a:srcRect/>
                    <a:stretch>
                      <a:fillRect/>
                    </a:stretch>
                  </pic:blipFill>
                  <pic:spPr>
                    <a:xfrm>
                      <a:off x="0" y="0"/>
                      <a:ext cx="5181600" cy="1914525"/>
                    </a:xfrm>
                    <a:prstGeom prst="rect">
                      <a:avLst/>
                    </a:prstGeom>
                    <a:ln/>
                  </pic:spPr>
                </pic:pic>
              </a:graphicData>
            </a:graphic>
          </wp:inline>
        </w:drawing>
      </w:r>
    </w:p>
    <w:p w:rsidR="002850D8" w:rsidRDefault="00DF2335">
      <w:pPr>
        <w:pStyle w:val="Ttulo1"/>
        <w:rPr>
          <w:b/>
          <w:sz w:val="28"/>
          <w:szCs w:val="28"/>
        </w:rPr>
      </w:pPr>
      <w:bookmarkStart w:id="17" w:name="_qi4e4nevhjem" w:colFirst="0" w:colLast="0"/>
      <w:bookmarkEnd w:id="17"/>
      <w:r>
        <w:rPr>
          <w:b/>
          <w:sz w:val="28"/>
          <w:szCs w:val="28"/>
        </w:rPr>
        <w:lastRenderedPageBreak/>
        <w:t>6. Planificación</w:t>
      </w:r>
    </w:p>
    <w:p w:rsidR="002850D8" w:rsidRDefault="00DF2335">
      <w:pPr>
        <w:pStyle w:val="normal0"/>
      </w:pPr>
      <w:r>
        <w:rPr>
          <w:noProof/>
        </w:rPr>
        <w:drawing>
          <wp:inline distT="114300" distB="114300" distL="114300" distR="114300">
            <wp:extent cx="6267450" cy="2946400"/>
            <wp:effectExtent l="0" t="0" r="0" b="0"/>
            <wp:docPr id="21" name="image20.png" descr="Gráfico"/>
            <wp:cNvGraphicFramePr/>
            <a:graphic xmlns:a="http://schemas.openxmlformats.org/drawingml/2006/main">
              <a:graphicData uri="http://schemas.openxmlformats.org/drawingml/2006/picture">
                <pic:pic xmlns:pic="http://schemas.openxmlformats.org/drawingml/2006/picture">
                  <pic:nvPicPr>
                    <pic:cNvPr id="0" name="image20.png" descr="Gráfico"/>
                    <pic:cNvPicPr preferRelativeResize="0"/>
                  </pic:nvPicPr>
                  <pic:blipFill>
                    <a:blip r:embed="rId58" cstate="print"/>
                    <a:srcRect/>
                    <a:stretch>
                      <a:fillRect/>
                    </a:stretch>
                  </pic:blipFill>
                  <pic:spPr>
                    <a:xfrm>
                      <a:off x="0" y="0"/>
                      <a:ext cx="6267450" cy="2946400"/>
                    </a:xfrm>
                    <a:prstGeom prst="rect">
                      <a:avLst/>
                    </a:prstGeom>
                    <a:ln/>
                  </pic:spPr>
                </pic:pic>
              </a:graphicData>
            </a:graphic>
          </wp:inline>
        </w:drawing>
      </w:r>
    </w:p>
    <w:p w:rsidR="002850D8" w:rsidRDefault="002850D8">
      <w:pPr>
        <w:pStyle w:val="normal0"/>
      </w:pPr>
    </w:p>
    <w:p w:rsidR="002850D8" w:rsidRDefault="002850D8">
      <w:pPr>
        <w:pStyle w:val="normal0"/>
      </w:pPr>
    </w:p>
    <w:p w:rsidR="002850D8" w:rsidRDefault="00DF2335">
      <w:pPr>
        <w:pStyle w:val="Ttulo1"/>
        <w:rPr>
          <w:b/>
          <w:sz w:val="28"/>
          <w:szCs w:val="28"/>
        </w:rPr>
      </w:pPr>
      <w:bookmarkStart w:id="18" w:name="_236z3w3vnr6h" w:colFirst="0" w:colLast="0"/>
      <w:bookmarkEnd w:id="18"/>
      <w:r>
        <w:rPr>
          <w:b/>
          <w:sz w:val="28"/>
          <w:szCs w:val="28"/>
        </w:rPr>
        <w:t>7. Presupuesto</w:t>
      </w:r>
    </w:p>
    <w:p w:rsidR="002850D8" w:rsidRDefault="002850D8">
      <w:pPr>
        <w:pStyle w:val="normal0"/>
      </w:pPr>
    </w:p>
    <w:p w:rsidR="002850D8" w:rsidRDefault="002850D8">
      <w:pPr>
        <w:pStyle w:val="normal0"/>
      </w:pPr>
    </w:p>
    <w:p w:rsidR="002850D8" w:rsidRDefault="00DF2335">
      <w:pPr>
        <w:pStyle w:val="Ttulo2"/>
        <w:rPr>
          <w:b/>
          <w:sz w:val="24"/>
          <w:szCs w:val="24"/>
        </w:rPr>
      </w:pPr>
      <w:bookmarkStart w:id="19" w:name="_dw9m0klyqh68" w:colFirst="0" w:colLast="0"/>
      <w:bookmarkEnd w:id="19"/>
      <w:r>
        <w:rPr>
          <w:b/>
          <w:sz w:val="24"/>
          <w:szCs w:val="24"/>
        </w:rPr>
        <w:t>7.1. Mediciones</w:t>
      </w:r>
    </w:p>
    <w:p w:rsidR="002850D8" w:rsidRDefault="002850D8">
      <w:pPr>
        <w:pStyle w:val="normal0"/>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2850D8">
        <w:tc>
          <w:tcPr>
            <w:tcW w:w="4514" w:type="dxa"/>
            <w:shd w:val="clear" w:color="auto" w:fill="3D85C6"/>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                        Concepto</w:t>
            </w:r>
          </w:p>
        </w:tc>
        <w:tc>
          <w:tcPr>
            <w:tcW w:w="4514" w:type="dxa"/>
            <w:shd w:val="clear" w:color="auto" w:fill="3D85C6"/>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                             Cantidad</w:t>
            </w:r>
          </w:p>
        </w:tc>
      </w:tr>
    </w:tbl>
    <w:p w:rsidR="002850D8" w:rsidRDefault="002850D8">
      <w:pPr>
        <w:pStyle w:val="normal0"/>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proofErr w:type="spellStart"/>
            <w:r>
              <w:t>Myoware</w:t>
            </w:r>
            <w:proofErr w:type="spellEnd"/>
            <w:r>
              <w:t xml:space="preserve"> Muscule Sensor                                                                    1</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proofErr w:type="spellStart"/>
            <w:r>
              <w:t>MyoWare</w:t>
            </w:r>
            <w:proofErr w:type="spellEnd"/>
            <w:r>
              <w:t xml:space="preserve"> Cable </w:t>
            </w:r>
            <w:proofErr w:type="spellStart"/>
            <w:r>
              <w:t>Shield</w:t>
            </w:r>
            <w:proofErr w:type="spellEnd"/>
            <w:r>
              <w:t xml:space="preserve">                                                                         1</w:t>
            </w:r>
          </w:p>
        </w:tc>
      </w:tr>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Single Lead </w:t>
            </w:r>
            <w:proofErr w:type="spellStart"/>
            <w:r>
              <w:t>Heart</w:t>
            </w:r>
            <w:proofErr w:type="spellEnd"/>
            <w:r>
              <w:t xml:space="preserve"> </w:t>
            </w:r>
            <w:proofErr w:type="spellStart"/>
            <w:r>
              <w:t>Rate</w:t>
            </w:r>
            <w:proofErr w:type="spellEnd"/>
            <w:r>
              <w:t xml:space="preserve"> Monitor                                                           1</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Sensor Cable - </w:t>
            </w:r>
            <w:proofErr w:type="spellStart"/>
            <w:r>
              <w:t>Electrode</w:t>
            </w:r>
            <w:proofErr w:type="spellEnd"/>
            <w:r>
              <w:t xml:space="preserve"> </w:t>
            </w:r>
            <w:proofErr w:type="spellStart"/>
            <w:r>
              <w:t>Pads</w:t>
            </w:r>
            <w:proofErr w:type="spellEnd"/>
            <w:r>
              <w:t xml:space="preserve">                                                            2</w:t>
            </w:r>
          </w:p>
        </w:tc>
      </w:tr>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Placa Uno R3 ATmega328P                                                                 2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Cables (Conexión y transmisión)                                                         1</w:t>
            </w:r>
          </w:p>
        </w:tc>
      </w:tr>
    </w:tbl>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Ttulo2"/>
        <w:rPr>
          <w:b/>
          <w:sz w:val="24"/>
          <w:szCs w:val="24"/>
        </w:rPr>
      </w:pPr>
      <w:bookmarkStart w:id="20" w:name="_iojz0f3u4txn" w:colFirst="0" w:colLast="0"/>
      <w:bookmarkEnd w:id="20"/>
      <w:r>
        <w:rPr>
          <w:b/>
          <w:sz w:val="24"/>
          <w:szCs w:val="24"/>
        </w:rPr>
        <w:lastRenderedPageBreak/>
        <w:t>7.2. Cuadro de Precios</w:t>
      </w:r>
    </w:p>
    <w:p w:rsidR="002850D8" w:rsidRDefault="002850D8">
      <w:pPr>
        <w:pStyle w:val="normal0"/>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2850D8">
        <w:tc>
          <w:tcPr>
            <w:tcW w:w="4514" w:type="dxa"/>
            <w:shd w:val="clear" w:color="auto" w:fill="3D85C6"/>
            <w:tcMar>
              <w:top w:w="100" w:type="dxa"/>
              <w:left w:w="100" w:type="dxa"/>
              <w:bottom w:w="100" w:type="dxa"/>
              <w:right w:w="100" w:type="dxa"/>
            </w:tcMar>
          </w:tcPr>
          <w:p w:rsidR="002850D8" w:rsidRDefault="00DF2335">
            <w:pPr>
              <w:pStyle w:val="normal0"/>
              <w:widowControl w:val="0"/>
              <w:spacing w:line="240" w:lineRule="auto"/>
            </w:pPr>
            <w:r>
              <w:t xml:space="preserve">                        Concepto</w:t>
            </w:r>
          </w:p>
        </w:tc>
        <w:tc>
          <w:tcPr>
            <w:tcW w:w="4514" w:type="dxa"/>
            <w:shd w:val="clear" w:color="auto" w:fill="3D85C6"/>
            <w:tcMar>
              <w:top w:w="100" w:type="dxa"/>
              <w:left w:w="100" w:type="dxa"/>
              <w:bottom w:w="100" w:type="dxa"/>
              <w:right w:w="100" w:type="dxa"/>
            </w:tcMar>
          </w:tcPr>
          <w:p w:rsidR="002850D8" w:rsidRDefault="00DF2335">
            <w:pPr>
              <w:pStyle w:val="normal0"/>
              <w:widowControl w:val="0"/>
              <w:spacing w:line="240" w:lineRule="auto"/>
            </w:pPr>
            <w:r>
              <w:t xml:space="preserve">                             Precio</w:t>
            </w:r>
          </w:p>
        </w:tc>
      </w:tr>
    </w:tbl>
    <w:p w:rsidR="002850D8" w:rsidRDefault="002850D8">
      <w:pPr>
        <w:pStyle w:val="normal0"/>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spacing w:line="240" w:lineRule="auto"/>
            </w:pPr>
            <w:proofErr w:type="spellStart"/>
            <w:r>
              <w:t>Myoware</w:t>
            </w:r>
            <w:proofErr w:type="spellEnd"/>
            <w:r>
              <w:t xml:space="preserve"> Muscule Sensor                                                             26,75 €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spacing w:line="240" w:lineRule="auto"/>
            </w:pPr>
            <w:proofErr w:type="spellStart"/>
            <w:r>
              <w:t>MyoWare</w:t>
            </w:r>
            <w:proofErr w:type="spellEnd"/>
            <w:r>
              <w:t xml:space="preserve"> Cable </w:t>
            </w:r>
            <w:proofErr w:type="spellStart"/>
            <w:r>
              <w:t>Shield</w:t>
            </w:r>
            <w:proofErr w:type="spellEnd"/>
            <w:r>
              <w:t xml:space="preserve">                                                                    3,50 €</w:t>
            </w:r>
          </w:p>
        </w:tc>
      </w:tr>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spacing w:line="240" w:lineRule="auto"/>
            </w:pPr>
            <w:r>
              <w:t xml:space="preserve">Single Lead </w:t>
            </w:r>
            <w:proofErr w:type="spellStart"/>
            <w:r>
              <w:t>Heart</w:t>
            </w:r>
            <w:proofErr w:type="spellEnd"/>
            <w:r>
              <w:t xml:space="preserve"> </w:t>
            </w:r>
            <w:proofErr w:type="spellStart"/>
            <w:r>
              <w:t>Rate</w:t>
            </w:r>
            <w:proofErr w:type="spellEnd"/>
            <w:r>
              <w:t xml:space="preserve"> Monitor                                                    14,06 €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spacing w:line="240" w:lineRule="auto"/>
            </w:pPr>
            <w:r>
              <w:t xml:space="preserve">Sensor Cable - </w:t>
            </w:r>
            <w:proofErr w:type="spellStart"/>
            <w:r>
              <w:t>Electrode</w:t>
            </w:r>
            <w:proofErr w:type="spellEnd"/>
            <w:r>
              <w:t xml:space="preserve"> </w:t>
            </w:r>
            <w:proofErr w:type="spellStart"/>
            <w:r>
              <w:t>Pads</w:t>
            </w:r>
            <w:proofErr w:type="spellEnd"/>
            <w:r>
              <w:t xml:space="preserve">                                                       3,49 €</w:t>
            </w:r>
          </w:p>
        </w:tc>
      </w:tr>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spacing w:line="240" w:lineRule="auto"/>
            </w:pPr>
            <w:r>
              <w:t>Placa Uno R3 ATmega328P                                                         11,84 €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spacing w:line="240" w:lineRule="auto"/>
            </w:pPr>
            <w:r>
              <w:t>Cables (Conexión y transmisión)                                                    5,66 €</w:t>
            </w:r>
          </w:p>
        </w:tc>
      </w:tr>
    </w:tbl>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Ttulo2"/>
        <w:rPr>
          <w:b/>
          <w:sz w:val="24"/>
          <w:szCs w:val="24"/>
        </w:rPr>
      </w:pPr>
      <w:bookmarkStart w:id="21" w:name="_z8nvfz60b0v" w:colFirst="0" w:colLast="0"/>
      <w:bookmarkEnd w:id="21"/>
      <w:r>
        <w:rPr>
          <w:b/>
          <w:sz w:val="24"/>
          <w:szCs w:val="24"/>
        </w:rPr>
        <w:t>7.3. Presupuesto</w:t>
      </w:r>
    </w:p>
    <w:p w:rsidR="002850D8" w:rsidRDefault="002850D8">
      <w:pPr>
        <w:pStyle w:val="normal0"/>
      </w:pPr>
    </w:p>
    <w:tbl>
      <w:tblPr>
        <w:tblStyle w:val="a3"/>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765"/>
        <w:gridCol w:w="1560"/>
        <w:gridCol w:w="1875"/>
        <w:gridCol w:w="1830"/>
      </w:tblGrid>
      <w:tr w:rsidR="002850D8">
        <w:trPr>
          <w:trHeight w:val="460"/>
        </w:trPr>
        <w:tc>
          <w:tcPr>
            <w:tcW w:w="3765" w:type="dxa"/>
            <w:shd w:val="clear" w:color="auto" w:fill="3D85C6"/>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               Concepto</w:t>
            </w:r>
          </w:p>
        </w:tc>
        <w:tc>
          <w:tcPr>
            <w:tcW w:w="1560" w:type="dxa"/>
            <w:shd w:val="clear" w:color="auto" w:fill="3D85C6"/>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   Cantidad</w:t>
            </w:r>
          </w:p>
        </w:tc>
        <w:tc>
          <w:tcPr>
            <w:tcW w:w="1875" w:type="dxa"/>
            <w:shd w:val="clear" w:color="auto" w:fill="3D85C6"/>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 Precio Unitario</w:t>
            </w:r>
          </w:p>
        </w:tc>
        <w:tc>
          <w:tcPr>
            <w:tcW w:w="1830" w:type="dxa"/>
            <w:shd w:val="clear" w:color="auto" w:fill="3D85C6"/>
            <w:tcMar>
              <w:top w:w="100" w:type="dxa"/>
              <w:left w:w="100" w:type="dxa"/>
              <w:bottom w:w="100" w:type="dxa"/>
              <w:right w:w="100" w:type="dxa"/>
            </w:tcMar>
          </w:tcPr>
          <w:p w:rsidR="002850D8" w:rsidRDefault="00DF2335">
            <w:pPr>
              <w:pStyle w:val="normal0"/>
              <w:widowControl w:val="0"/>
              <w:pBdr>
                <w:top w:val="nil"/>
                <w:left w:val="nil"/>
                <w:bottom w:val="nil"/>
                <w:right w:val="nil"/>
                <w:between w:val="nil"/>
              </w:pBdr>
              <w:spacing w:line="240" w:lineRule="auto"/>
            </w:pPr>
            <w:r>
              <w:t xml:space="preserve"> Precio Subtotal</w:t>
            </w:r>
          </w:p>
        </w:tc>
      </w:tr>
    </w:tbl>
    <w:p w:rsidR="002850D8" w:rsidRDefault="002850D8">
      <w:pPr>
        <w:pStyle w:val="normal0"/>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spacing w:line="240" w:lineRule="auto"/>
            </w:pPr>
            <w:proofErr w:type="spellStart"/>
            <w:r>
              <w:t>Myoware</w:t>
            </w:r>
            <w:proofErr w:type="spellEnd"/>
            <w:r>
              <w:t xml:space="preserve"> Muscule Sensor                              1                   26,75 €                    26,75 €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spacing w:line="240" w:lineRule="auto"/>
            </w:pPr>
            <w:proofErr w:type="spellStart"/>
            <w:r>
              <w:t>MyoWare</w:t>
            </w:r>
            <w:proofErr w:type="spellEnd"/>
            <w:r>
              <w:t xml:space="preserve"> Cable </w:t>
            </w:r>
            <w:proofErr w:type="spellStart"/>
            <w:r>
              <w:t>Shield</w:t>
            </w:r>
            <w:proofErr w:type="spellEnd"/>
            <w:r>
              <w:t xml:space="preserve">                                   1                     3,50 €                      3,50 €</w:t>
            </w:r>
          </w:p>
        </w:tc>
      </w:tr>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spacing w:line="240" w:lineRule="auto"/>
            </w:pPr>
            <w:r>
              <w:t xml:space="preserve">Single Lead </w:t>
            </w:r>
            <w:proofErr w:type="spellStart"/>
            <w:r>
              <w:t>Heart</w:t>
            </w:r>
            <w:proofErr w:type="spellEnd"/>
            <w:r>
              <w:t xml:space="preserve"> </w:t>
            </w:r>
            <w:proofErr w:type="spellStart"/>
            <w:r>
              <w:t>Rate</w:t>
            </w:r>
            <w:proofErr w:type="spellEnd"/>
            <w:r>
              <w:t xml:space="preserve"> Monitor                     1                   14,06 €                    14,06 €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spacing w:line="240" w:lineRule="auto"/>
            </w:pPr>
            <w:r>
              <w:t xml:space="preserve">Sensor Cable - </w:t>
            </w:r>
            <w:proofErr w:type="spellStart"/>
            <w:r>
              <w:t>Electrode</w:t>
            </w:r>
            <w:proofErr w:type="spellEnd"/>
            <w:r>
              <w:t xml:space="preserve"> </w:t>
            </w:r>
            <w:proofErr w:type="spellStart"/>
            <w:r>
              <w:t>Pads</w:t>
            </w:r>
            <w:proofErr w:type="spellEnd"/>
            <w:r>
              <w:t xml:space="preserve">                      2                     3,49 €                      6,99 €</w:t>
            </w:r>
          </w:p>
        </w:tc>
      </w:tr>
      <w:tr w:rsidR="002850D8">
        <w:tc>
          <w:tcPr>
            <w:tcW w:w="9029" w:type="dxa"/>
            <w:shd w:val="clear" w:color="auto" w:fill="CFE2F3"/>
            <w:tcMar>
              <w:top w:w="100" w:type="dxa"/>
              <w:left w:w="100" w:type="dxa"/>
              <w:bottom w:w="100" w:type="dxa"/>
              <w:right w:w="100" w:type="dxa"/>
            </w:tcMar>
          </w:tcPr>
          <w:p w:rsidR="002850D8" w:rsidRDefault="00DF2335">
            <w:pPr>
              <w:pStyle w:val="normal0"/>
              <w:widowControl w:val="0"/>
              <w:spacing w:line="240" w:lineRule="auto"/>
            </w:pPr>
            <w:r>
              <w:t>Placa Uno R3 ATmega328P                           2                   11,84 €                    23,69 €</w:t>
            </w:r>
          </w:p>
        </w:tc>
      </w:tr>
      <w:tr w:rsidR="002850D8">
        <w:tc>
          <w:tcPr>
            <w:tcW w:w="9029" w:type="dxa"/>
            <w:shd w:val="clear" w:color="auto" w:fill="auto"/>
            <w:tcMar>
              <w:top w:w="100" w:type="dxa"/>
              <w:left w:w="100" w:type="dxa"/>
              <w:bottom w:w="100" w:type="dxa"/>
              <w:right w:w="100" w:type="dxa"/>
            </w:tcMar>
          </w:tcPr>
          <w:p w:rsidR="002850D8" w:rsidRDefault="00DF2335">
            <w:pPr>
              <w:pStyle w:val="normal0"/>
              <w:widowControl w:val="0"/>
              <w:spacing w:line="240" w:lineRule="auto"/>
            </w:pPr>
            <w:r>
              <w:t>Cables (Conexión y transmisión)                   1                      5,66 €                      5,66 €</w:t>
            </w:r>
          </w:p>
        </w:tc>
      </w:tr>
    </w:tbl>
    <w:p w:rsidR="002850D8" w:rsidRDefault="00DF2335">
      <w:pPr>
        <w:pStyle w:val="normal0"/>
      </w:pPr>
      <w:r>
        <w:t xml:space="preserve">                                                                                       </w:t>
      </w:r>
    </w:p>
    <w:p w:rsidR="002850D8" w:rsidRDefault="00DF2335">
      <w:pPr>
        <w:pStyle w:val="normal0"/>
      </w:pPr>
      <w:r>
        <w:t xml:space="preserve">                                                                                                </w:t>
      </w:r>
    </w:p>
    <w:p w:rsidR="002850D8" w:rsidRDefault="00DF2335">
      <w:pPr>
        <w:pStyle w:val="normal0"/>
      </w:pPr>
      <w:r>
        <w:t xml:space="preserve">                                                               </w:t>
      </w:r>
      <w:r>
        <w:rPr>
          <w:b/>
        </w:rPr>
        <w:t>Presupuesto de materiales</w:t>
      </w:r>
      <w:r>
        <w:t xml:space="preserve">                      80,65€</w:t>
      </w:r>
    </w:p>
    <w:p w:rsidR="002850D8" w:rsidRDefault="002850D8">
      <w:pPr>
        <w:pStyle w:val="normal0"/>
      </w:pPr>
    </w:p>
    <w:p w:rsidR="002850D8" w:rsidRDefault="002850D8">
      <w:pPr>
        <w:pStyle w:val="normal0"/>
      </w:pPr>
    </w:p>
    <w:p w:rsidR="002850D8" w:rsidRDefault="00DF2335">
      <w:pPr>
        <w:pStyle w:val="normal0"/>
      </w:pPr>
      <w:r>
        <w:t xml:space="preserve">                                                                                                                                  </w:t>
      </w:r>
    </w:p>
    <w:p w:rsidR="002850D8" w:rsidRDefault="002850D8">
      <w:pPr>
        <w:pStyle w:val="normal0"/>
      </w:pPr>
    </w:p>
    <w:p w:rsidR="00BE6B55" w:rsidRDefault="00BE6B55">
      <w:pPr>
        <w:pStyle w:val="Ttulo2"/>
        <w:rPr>
          <w:b/>
          <w:sz w:val="24"/>
          <w:szCs w:val="24"/>
        </w:rPr>
      </w:pPr>
      <w:bookmarkStart w:id="22" w:name="_3v7009k5yku" w:colFirst="0" w:colLast="0"/>
      <w:bookmarkEnd w:id="22"/>
    </w:p>
    <w:p w:rsidR="002850D8" w:rsidRDefault="00DF2335">
      <w:pPr>
        <w:pStyle w:val="Ttulo2"/>
        <w:rPr>
          <w:b/>
          <w:sz w:val="24"/>
          <w:szCs w:val="24"/>
        </w:rPr>
      </w:pPr>
      <w:r>
        <w:rPr>
          <w:b/>
          <w:sz w:val="24"/>
          <w:szCs w:val="24"/>
        </w:rPr>
        <w:t xml:space="preserve">7.3. Resumen </w:t>
      </w:r>
    </w:p>
    <w:p w:rsidR="002850D8" w:rsidRDefault="002850D8">
      <w:pPr>
        <w:pStyle w:val="normal0"/>
      </w:pPr>
    </w:p>
    <w:p w:rsidR="002850D8" w:rsidRDefault="00DF2335">
      <w:pPr>
        <w:pStyle w:val="normal0"/>
      </w:pPr>
      <w:r>
        <w:t>El resumen del presupuesto es:</w:t>
      </w:r>
    </w:p>
    <w:p w:rsidR="002850D8" w:rsidRDefault="002850D8">
      <w:pPr>
        <w:pStyle w:val="normal0"/>
      </w:pPr>
    </w:p>
    <w:p w:rsidR="002850D8" w:rsidRDefault="00DF2335">
      <w:pPr>
        <w:pStyle w:val="normal0"/>
      </w:pPr>
      <w:r>
        <w:tab/>
      </w:r>
    </w:p>
    <w:tbl>
      <w:tblPr>
        <w:tblStyle w:val="a5"/>
        <w:tblW w:w="9029" w:type="dxa"/>
        <w:tblInd w:w="0" w:type="dxa"/>
        <w:tblBorders>
          <w:top w:val="nil"/>
          <w:left w:val="nil"/>
          <w:bottom w:val="nil"/>
          <w:right w:val="nil"/>
          <w:insideH w:val="nil"/>
          <w:insideV w:val="nil"/>
        </w:tblBorders>
        <w:tblLayout w:type="fixed"/>
        <w:tblLook w:val="0600"/>
      </w:tblPr>
      <w:tblGrid>
        <w:gridCol w:w="7490"/>
        <w:gridCol w:w="1539"/>
      </w:tblGrid>
      <w:tr w:rsidR="002850D8">
        <w:trPr>
          <w:trHeight w:val="420"/>
        </w:trPr>
        <w:tc>
          <w:tcPr>
            <w:tcW w:w="7489" w:type="dxa"/>
            <w:vMerge w:val="restart"/>
            <w:tcBorders>
              <w:top w:val="nil"/>
              <w:left w:val="nil"/>
              <w:bottom w:val="nil"/>
              <w:right w:val="nil"/>
            </w:tcBorders>
            <w:tcMar>
              <w:top w:w="100" w:type="dxa"/>
              <w:left w:w="100" w:type="dxa"/>
              <w:bottom w:w="100" w:type="dxa"/>
              <w:right w:w="100" w:type="dxa"/>
            </w:tcMar>
          </w:tcPr>
          <w:p w:rsidR="002850D8" w:rsidRDefault="00DF2335">
            <w:pPr>
              <w:pStyle w:val="normal0"/>
              <w:widowControl w:val="0"/>
            </w:pPr>
            <w:r>
              <w:t xml:space="preserve">                       Presupuesto de ejecución de materiales</w:t>
            </w:r>
          </w:p>
        </w:tc>
        <w:tc>
          <w:tcPr>
            <w:tcW w:w="1539" w:type="dxa"/>
            <w:vMerge w:val="restart"/>
            <w:tcBorders>
              <w:top w:val="nil"/>
              <w:left w:val="nil"/>
              <w:bottom w:val="nil"/>
              <w:right w:val="nil"/>
            </w:tcBorders>
            <w:shd w:val="clear" w:color="auto" w:fill="auto"/>
            <w:tcMar>
              <w:top w:w="100" w:type="dxa"/>
              <w:left w:w="100" w:type="dxa"/>
              <w:bottom w:w="100" w:type="dxa"/>
              <w:right w:w="100" w:type="dxa"/>
            </w:tcMar>
          </w:tcPr>
          <w:p w:rsidR="002850D8" w:rsidRDefault="00DF2335">
            <w:pPr>
              <w:pStyle w:val="normal0"/>
              <w:widowControl w:val="0"/>
            </w:pPr>
            <w:r>
              <w:t xml:space="preserve">   80,65 €</w:t>
            </w:r>
          </w:p>
        </w:tc>
      </w:tr>
      <w:tr w:rsidR="002850D8" w:rsidTr="00BE6B55">
        <w:trPr>
          <w:trHeight w:val="291"/>
        </w:trPr>
        <w:tc>
          <w:tcPr>
            <w:tcW w:w="7489" w:type="dxa"/>
            <w:vMerge/>
            <w:tcBorders>
              <w:bottom w:val="nil"/>
            </w:tcBorders>
            <w:shd w:val="clear" w:color="auto" w:fill="auto"/>
            <w:tcMar>
              <w:top w:w="100" w:type="dxa"/>
              <w:left w:w="100" w:type="dxa"/>
              <w:bottom w:w="100" w:type="dxa"/>
              <w:right w:w="100" w:type="dxa"/>
            </w:tcMar>
          </w:tcPr>
          <w:p w:rsidR="002850D8" w:rsidRDefault="002850D8">
            <w:pPr>
              <w:pStyle w:val="normal0"/>
              <w:widowControl w:val="0"/>
            </w:pPr>
          </w:p>
        </w:tc>
        <w:tc>
          <w:tcPr>
            <w:tcW w:w="1539" w:type="dxa"/>
            <w:vMerge/>
            <w:tcBorders>
              <w:bottom w:val="nil"/>
              <w:right w:val="nil"/>
            </w:tcBorders>
            <w:shd w:val="clear" w:color="auto" w:fill="auto"/>
            <w:tcMar>
              <w:top w:w="100" w:type="dxa"/>
              <w:left w:w="100" w:type="dxa"/>
              <w:bottom w:w="100" w:type="dxa"/>
              <w:right w:w="100" w:type="dxa"/>
            </w:tcMar>
          </w:tcPr>
          <w:p w:rsidR="002850D8" w:rsidRDefault="002850D8">
            <w:pPr>
              <w:pStyle w:val="normal0"/>
              <w:widowControl w:val="0"/>
            </w:pPr>
          </w:p>
        </w:tc>
      </w:tr>
      <w:tr w:rsidR="002850D8">
        <w:trPr>
          <w:trHeight w:val="400"/>
        </w:trPr>
        <w:tc>
          <w:tcPr>
            <w:tcW w:w="7489" w:type="dxa"/>
            <w:vMerge w:val="restart"/>
            <w:tcBorders>
              <w:top w:val="nil"/>
              <w:left w:val="nil"/>
              <w:bottom w:val="nil"/>
              <w:right w:val="nil"/>
            </w:tcBorders>
            <w:shd w:val="clear" w:color="auto" w:fill="auto"/>
            <w:tcMar>
              <w:top w:w="100" w:type="dxa"/>
              <w:left w:w="100" w:type="dxa"/>
              <w:bottom w:w="100" w:type="dxa"/>
              <w:right w:w="100" w:type="dxa"/>
            </w:tcMar>
          </w:tcPr>
          <w:p w:rsidR="002850D8" w:rsidRDefault="00DF2335">
            <w:pPr>
              <w:pStyle w:val="normal0"/>
              <w:widowControl w:val="0"/>
            </w:pPr>
            <w:r>
              <w:t xml:space="preserve">                       6% de gastos generales</w:t>
            </w:r>
          </w:p>
        </w:tc>
        <w:tc>
          <w:tcPr>
            <w:tcW w:w="1539" w:type="dxa"/>
            <w:vMerge w:val="restart"/>
            <w:shd w:val="clear" w:color="auto" w:fill="auto"/>
            <w:tcMar>
              <w:top w:w="100" w:type="dxa"/>
              <w:left w:w="100" w:type="dxa"/>
              <w:bottom w:w="100" w:type="dxa"/>
              <w:right w:w="100" w:type="dxa"/>
            </w:tcMar>
          </w:tcPr>
          <w:p w:rsidR="002850D8" w:rsidRDefault="00DF2335">
            <w:pPr>
              <w:pStyle w:val="normal0"/>
              <w:widowControl w:val="0"/>
            </w:pPr>
            <w:r>
              <w:t xml:space="preserve">     4,84 €</w:t>
            </w:r>
          </w:p>
        </w:tc>
      </w:tr>
      <w:tr w:rsidR="002850D8" w:rsidTr="00BE6B55">
        <w:trPr>
          <w:trHeight w:val="291"/>
        </w:trPr>
        <w:tc>
          <w:tcPr>
            <w:tcW w:w="7489" w:type="dxa"/>
            <w:vMerge/>
            <w:tcBorders>
              <w:bottom w:val="nil"/>
            </w:tcBorders>
            <w:shd w:val="clear" w:color="auto" w:fill="auto"/>
            <w:tcMar>
              <w:top w:w="100" w:type="dxa"/>
              <w:left w:w="100" w:type="dxa"/>
              <w:bottom w:w="100" w:type="dxa"/>
              <w:right w:w="100" w:type="dxa"/>
            </w:tcMar>
          </w:tcPr>
          <w:p w:rsidR="002850D8" w:rsidRDefault="002850D8">
            <w:pPr>
              <w:pStyle w:val="normal0"/>
              <w:widowControl w:val="0"/>
            </w:pPr>
          </w:p>
        </w:tc>
        <w:tc>
          <w:tcPr>
            <w:tcW w:w="1539" w:type="dxa"/>
            <w:vMerge/>
            <w:shd w:val="clear" w:color="auto" w:fill="auto"/>
            <w:tcMar>
              <w:top w:w="100" w:type="dxa"/>
              <w:left w:w="100" w:type="dxa"/>
              <w:bottom w:w="100" w:type="dxa"/>
              <w:right w:w="100" w:type="dxa"/>
            </w:tcMar>
          </w:tcPr>
          <w:p w:rsidR="002850D8" w:rsidRDefault="002850D8">
            <w:pPr>
              <w:pStyle w:val="normal0"/>
              <w:widowControl w:val="0"/>
            </w:pPr>
          </w:p>
        </w:tc>
      </w:tr>
      <w:tr w:rsidR="002850D8">
        <w:trPr>
          <w:trHeight w:val="360"/>
        </w:trPr>
        <w:tc>
          <w:tcPr>
            <w:tcW w:w="7489" w:type="dxa"/>
            <w:vMerge w:val="restart"/>
            <w:tcBorders>
              <w:top w:val="nil"/>
              <w:left w:val="nil"/>
              <w:bottom w:val="nil"/>
              <w:right w:val="nil"/>
            </w:tcBorders>
            <w:shd w:val="clear" w:color="auto" w:fill="auto"/>
            <w:tcMar>
              <w:top w:w="100" w:type="dxa"/>
              <w:left w:w="100" w:type="dxa"/>
              <w:bottom w:w="100" w:type="dxa"/>
              <w:right w:w="100" w:type="dxa"/>
            </w:tcMar>
          </w:tcPr>
          <w:p w:rsidR="002850D8" w:rsidRDefault="00DF2335">
            <w:pPr>
              <w:pStyle w:val="normal0"/>
              <w:widowControl w:val="0"/>
            </w:pPr>
            <w:r>
              <w:t xml:space="preserve">                       10% de beneficio industrial</w:t>
            </w:r>
          </w:p>
        </w:tc>
        <w:tc>
          <w:tcPr>
            <w:tcW w:w="1539" w:type="dxa"/>
            <w:vMerge w:val="restart"/>
            <w:shd w:val="clear" w:color="auto" w:fill="auto"/>
            <w:tcMar>
              <w:top w:w="100" w:type="dxa"/>
              <w:left w:w="100" w:type="dxa"/>
              <w:bottom w:w="100" w:type="dxa"/>
              <w:right w:w="100" w:type="dxa"/>
            </w:tcMar>
          </w:tcPr>
          <w:p w:rsidR="002850D8" w:rsidRDefault="00DF2335">
            <w:pPr>
              <w:pStyle w:val="normal0"/>
              <w:widowControl w:val="0"/>
            </w:pPr>
            <w:r>
              <w:t xml:space="preserve">     8,07 €</w:t>
            </w:r>
          </w:p>
        </w:tc>
      </w:tr>
      <w:tr w:rsidR="002850D8">
        <w:trPr>
          <w:trHeight w:val="291"/>
        </w:trPr>
        <w:tc>
          <w:tcPr>
            <w:tcW w:w="7489" w:type="dxa"/>
            <w:vMerge/>
            <w:tcBorders>
              <w:bottom w:val="nil"/>
            </w:tcBorders>
            <w:shd w:val="clear" w:color="auto" w:fill="auto"/>
            <w:tcMar>
              <w:top w:w="100" w:type="dxa"/>
              <w:left w:w="100" w:type="dxa"/>
              <w:bottom w:w="100" w:type="dxa"/>
              <w:right w:w="100" w:type="dxa"/>
            </w:tcMar>
          </w:tcPr>
          <w:p w:rsidR="002850D8" w:rsidRDefault="002850D8">
            <w:pPr>
              <w:pStyle w:val="normal0"/>
              <w:widowControl w:val="0"/>
            </w:pPr>
          </w:p>
        </w:tc>
        <w:tc>
          <w:tcPr>
            <w:tcW w:w="1539" w:type="dxa"/>
            <w:vMerge/>
            <w:shd w:val="clear" w:color="auto" w:fill="auto"/>
            <w:tcMar>
              <w:top w:w="100" w:type="dxa"/>
              <w:left w:w="100" w:type="dxa"/>
              <w:bottom w:w="100" w:type="dxa"/>
              <w:right w:w="100" w:type="dxa"/>
            </w:tcMar>
          </w:tcPr>
          <w:p w:rsidR="002850D8" w:rsidRDefault="002850D8">
            <w:pPr>
              <w:pStyle w:val="normal0"/>
              <w:widowControl w:val="0"/>
            </w:pPr>
          </w:p>
        </w:tc>
      </w:tr>
      <w:tr w:rsidR="002850D8">
        <w:trPr>
          <w:trHeight w:val="291"/>
        </w:trPr>
        <w:tc>
          <w:tcPr>
            <w:tcW w:w="7489" w:type="dxa"/>
            <w:vMerge w:val="restart"/>
            <w:tcBorders>
              <w:top w:val="nil"/>
              <w:left w:val="nil"/>
              <w:bottom w:val="nil"/>
              <w:right w:val="nil"/>
            </w:tcBorders>
            <w:shd w:val="clear" w:color="auto" w:fill="auto"/>
            <w:tcMar>
              <w:top w:w="100" w:type="dxa"/>
              <w:left w:w="100" w:type="dxa"/>
              <w:bottom w:w="100" w:type="dxa"/>
              <w:right w:w="100" w:type="dxa"/>
            </w:tcMar>
          </w:tcPr>
          <w:p w:rsidR="002850D8" w:rsidRDefault="00DF2335">
            <w:pPr>
              <w:pStyle w:val="normal0"/>
              <w:widowControl w:val="0"/>
            </w:pPr>
            <w:r>
              <w:t xml:space="preserve">                                                                                                 Suma </w:t>
            </w:r>
          </w:p>
        </w:tc>
        <w:tc>
          <w:tcPr>
            <w:tcW w:w="1539" w:type="dxa"/>
            <w:vMerge w:val="restart"/>
            <w:shd w:val="clear" w:color="auto" w:fill="auto"/>
            <w:tcMar>
              <w:top w:w="100" w:type="dxa"/>
              <w:left w:w="100" w:type="dxa"/>
              <w:bottom w:w="100" w:type="dxa"/>
              <w:right w:w="100" w:type="dxa"/>
            </w:tcMar>
          </w:tcPr>
          <w:p w:rsidR="002850D8" w:rsidRDefault="00DF2335">
            <w:pPr>
              <w:pStyle w:val="normal0"/>
              <w:widowControl w:val="0"/>
            </w:pPr>
            <w:r>
              <w:t xml:space="preserve">   93,55 €</w:t>
            </w:r>
          </w:p>
        </w:tc>
      </w:tr>
      <w:tr w:rsidR="002850D8">
        <w:trPr>
          <w:trHeight w:val="291"/>
        </w:trPr>
        <w:tc>
          <w:tcPr>
            <w:tcW w:w="7489" w:type="dxa"/>
            <w:vMerge/>
            <w:tcBorders>
              <w:bottom w:val="nil"/>
            </w:tcBorders>
            <w:shd w:val="clear" w:color="auto" w:fill="auto"/>
            <w:tcMar>
              <w:top w:w="100" w:type="dxa"/>
              <w:left w:w="100" w:type="dxa"/>
              <w:bottom w:w="100" w:type="dxa"/>
              <w:right w:w="100" w:type="dxa"/>
            </w:tcMar>
          </w:tcPr>
          <w:p w:rsidR="002850D8" w:rsidRDefault="002850D8">
            <w:pPr>
              <w:pStyle w:val="normal0"/>
              <w:widowControl w:val="0"/>
            </w:pPr>
          </w:p>
        </w:tc>
        <w:tc>
          <w:tcPr>
            <w:tcW w:w="1539" w:type="dxa"/>
            <w:vMerge/>
            <w:shd w:val="clear" w:color="auto" w:fill="auto"/>
            <w:tcMar>
              <w:top w:w="100" w:type="dxa"/>
              <w:left w:w="100" w:type="dxa"/>
              <w:bottom w:w="100" w:type="dxa"/>
              <w:right w:w="100" w:type="dxa"/>
            </w:tcMar>
          </w:tcPr>
          <w:p w:rsidR="002850D8" w:rsidRDefault="002850D8">
            <w:pPr>
              <w:pStyle w:val="normal0"/>
              <w:widowControl w:val="0"/>
            </w:pPr>
          </w:p>
        </w:tc>
      </w:tr>
      <w:tr w:rsidR="002850D8">
        <w:trPr>
          <w:trHeight w:val="440"/>
        </w:trPr>
        <w:tc>
          <w:tcPr>
            <w:tcW w:w="7489" w:type="dxa"/>
            <w:vMerge w:val="restart"/>
            <w:tcBorders>
              <w:top w:val="nil"/>
              <w:left w:val="nil"/>
              <w:bottom w:val="nil"/>
              <w:right w:val="nil"/>
            </w:tcBorders>
            <w:shd w:val="clear" w:color="auto" w:fill="auto"/>
            <w:tcMar>
              <w:top w:w="100" w:type="dxa"/>
              <w:left w:w="100" w:type="dxa"/>
              <w:bottom w:w="100" w:type="dxa"/>
              <w:right w:w="100" w:type="dxa"/>
            </w:tcMar>
          </w:tcPr>
          <w:p w:rsidR="002850D8" w:rsidRDefault="00DF2335">
            <w:pPr>
              <w:pStyle w:val="normal0"/>
              <w:widowControl w:val="0"/>
            </w:pPr>
            <w:r>
              <w:t xml:space="preserve">                                                                                                 </w:t>
            </w:r>
            <w:proofErr w:type="gramStart"/>
            <w:r>
              <w:t>IVA</w:t>
            </w:r>
            <w:proofErr w:type="gramEnd"/>
            <w:r>
              <w:t xml:space="preserve"> (21%)</w:t>
            </w:r>
          </w:p>
        </w:tc>
        <w:tc>
          <w:tcPr>
            <w:tcW w:w="1539" w:type="dxa"/>
            <w:vMerge w:val="restart"/>
            <w:shd w:val="clear" w:color="auto" w:fill="auto"/>
            <w:tcMar>
              <w:top w:w="100" w:type="dxa"/>
              <w:left w:w="100" w:type="dxa"/>
              <w:bottom w:w="100" w:type="dxa"/>
              <w:right w:w="100" w:type="dxa"/>
            </w:tcMar>
          </w:tcPr>
          <w:p w:rsidR="002850D8" w:rsidRDefault="00DF2335">
            <w:pPr>
              <w:pStyle w:val="normal0"/>
              <w:widowControl w:val="0"/>
            </w:pPr>
            <w:r>
              <w:t xml:space="preserve">   19,65 €</w:t>
            </w:r>
          </w:p>
        </w:tc>
      </w:tr>
      <w:tr w:rsidR="002850D8">
        <w:trPr>
          <w:trHeight w:val="291"/>
        </w:trPr>
        <w:tc>
          <w:tcPr>
            <w:tcW w:w="7489" w:type="dxa"/>
            <w:vMerge/>
            <w:tcBorders>
              <w:bottom w:val="nil"/>
            </w:tcBorders>
            <w:shd w:val="clear" w:color="auto" w:fill="auto"/>
            <w:tcMar>
              <w:top w:w="100" w:type="dxa"/>
              <w:left w:w="100" w:type="dxa"/>
              <w:bottom w:w="100" w:type="dxa"/>
              <w:right w:w="100" w:type="dxa"/>
            </w:tcMar>
          </w:tcPr>
          <w:p w:rsidR="002850D8" w:rsidRDefault="002850D8">
            <w:pPr>
              <w:pStyle w:val="normal0"/>
              <w:widowControl w:val="0"/>
            </w:pPr>
          </w:p>
        </w:tc>
        <w:tc>
          <w:tcPr>
            <w:tcW w:w="1539" w:type="dxa"/>
            <w:vMerge/>
            <w:shd w:val="clear" w:color="auto" w:fill="auto"/>
            <w:tcMar>
              <w:top w:w="100" w:type="dxa"/>
              <w:left w:w="100" w:type="dxa"/>
              <w:bottom w:w="100" w:type="dxa"/>
              <w:right w:w="100" w:type="dxa"/>
            </w:tcMar>
          </w:tcPr>
          <w:p w:rsidR="002850D8" w:rsidRDefault="002850D8">
            <w:pPr>
              <w:pStyle w:val="normal0"/>
              <w:widowControl w:val="0"/>
            </w:pPr>
          </w:p>
        </w:tc>
      </w:tr>
      <w:tr w:rsidR="002850D8">
        <w:trPr>
          <w:trHeight w:val="800"/>
        </w:trPr>
        <w:tc>
          <w:tcPr>
            <w:tcW w:w="7489" w:type="dxa"/>
            <w:vMerge w:val="restart"/>
            <w:tcBorders>
              <w:top w:val="nil"/>
              <w:left w:val="nil"/>
              <w:bottom w:val="nil"/>
              <w:right w:val="nil"/>
            </w:tcBorders>
            <w:shd w:val="clear" w:color="auto" w:fill="auto"/>
            <w:tcMar>
              <w:top w:w="100" w:type="dxa"/>
              <w:left w:w="100" w:type="dxa"/>
              <w:bottom w:w="100" w:type="dxa"/>
              <w:right w:w="100" w:type="dxa"/>
            </w:tcMar>
          </w:tcPr>
          <w:p w:rsidR="002850D8" w:rsidRDefault="00DF2335">
            <w:pPr>
              <w:pStyle w:val="normal0"/>
              <w:widowControl w:val="0"/>
              <w:rPr>
                <w:b/>
              </w:rPr>
            </w:pPr>
            <w:r>
              <w:t xml:space="preserve">                                                                                                 </w:t>
            </w:r>
            <w:r>
              <w:rPr>
                <w:b/>
              </w:rPr>
              <w:t>TOTAL (€)</w:t>
            </w:r>
          </w:p>
        </w:tc>
        <w:tc>
          <w:tcPr>
            <w:tcW w:w="1539" w:type="dxa"/>
            <w:vMerge w:val="restart"/>
            <w:shd w:val="clear" w:color="auto" w:fill="auto"/>
            <w:tcMar>
              <w:top w:w="100" w:type="dxa"/>
              <w:left w:w="100" w:type="dxa"/>
              <w:bottom w:w="100" w:type="dxa"/>
              <w:right w:w="100" w:type="dxa"/>
            </w:tcMar>
          </w:tcPr>
          <w:p w:rsidR="002850D8" w:rsidRDefault="00DF2335">
            <w:pPr>
              <w:pStyle w:val="normal0"/>
              <w:widowControl w:val="0"/>
              <w:rPr>
                <w:b/>
              </w:rPr>
            </w:pPr>
            <w:r>
              <w:t xml:space="preserve"> </w:t>
            </w:r>
            <w:r>
              <w:rPr>
                <w:b/>
              </w:rPr>
              <w:t>113,20 €</w:t>
            </w:r>
          </w:p>
        </w:tc>
      </w:tr>
      <w:tr w:rsidR="002850D8">
        <w:trPr>
          <w:trHeight w:val="291"/>
        </w:trPr>
        <w:tc>
          <w:tcPr>
            <w:tcW w:w="7489" w:type="dxa"/>
            <w:vMerge/>
            <w:tcBorders>
              <w:bottom w:val="nil"/>
            </w:tcBorders>
            <w:shd w:val="clear" w:color="auto" w:fill="auto"/>
            <w:tcMar>
              <w:top w:w="100" w:type="dxa"/>
              <w:left w:w="100" w:type="dxa"/>
              <w:bottom w:w="100" w:type="dxa"/>
              <w:right w:w="100" w:type="dxa"/>
            </w:tcMar>
          </w:tcPr>
          <w:p w:rsidR="002850D8" w:rsidRDefault="002850D8">
            <w:pPr>
              <w:pStyle w:val="normal0"/>
              <w:widowControl w:val="0"/>
            </w:pPr>
          </w:p>
        </w:tc>
        <w:tc>
          <w:tcPr>
            <w:tcW w:w="1539" w:type="dxa"/>
            <w:vMerge/>
            <w:shd w:val="clear" w:color="auto" w:fill="auto"/>
            <w:tcMar>
              <w:top w:w="100" w:type="dxa"/>
              <w:left w:w="100" w:type="dxa"/>
              <w:bottom w:w="100" w:type="dxa"/>
              <w:right w:w="100" w:type="dxa"/>
            </w:tcMar>
          </w:tcPr>
          <w:p w:rsidR="002850D8" w:rsidRDefault="002850D8">
            <w:pPr>
              <w:pStyle w:val="normal0"/>
              <w:widowControl w:val="0"/>
            </w:pPr>
          </w:p>
        </w:tc>
      </w:tr>
    </w:tbl>
    <w:p w:rsidR="002850D8" w:rsidRDefault="002850D8">
      <w:pPr>
        <w:pStyle w:val="normal0"/>
      </w:pPr>
    </w:p>
    <w:p w:rsidR="002850D8" w:rsidRDefault="00DF2335">
      <w:pPr>
        <w:pStyle w:val="normal0"/>
      </w:pPr>
      <w:r>
        <w:t>El coste total del proyecto es de ciento trece euros con veinte céntimos.</w:t>
      </w:r>
    </w:p>
    <w:p w:rsidR="002850D8" w:rsidRDefault="002850D8">
      <w:pPr>
        <w:pStyle w:val="normal0"/>
      </w:pPr>
    </w:p>
    <w:p w:rsidR="002850D8" w:rsidRDefault="002850D8">
      <w:pPr>
        <w:pStyle w:val="normal0"/>
      </w:pPr>
    </w:p>
    <w:p w:rsidR="002850D8" w:rsidRDefault="00DF2335">
      <w:pPr>
        <w:pStyle w:val="normal0"/>
        <w:jc w:val="both"/>
      </w:pPr>
      <w:r>
        <w:t xml:space="preserve">*En el presupuesto no se ha introducido la mano de obra realizada por mi parte ya que al haber necesitado el trabajo de más o menos tres meses, el presupuesto se hubiera encarecido considerablemente y por lo tanto hubiera opacado el presupuesto real del material necesario. Lo que pretendo es dar importancia al presupuesto del prototipo físico únicamente. En este se muestra un prototipo barato y funcional, capaz de hacer frente económicamente a un aparato  tanto de electromiografía como de electrocardiografía, los cuales rondan desde los mil euros en adelante (el precio </w:t>
      </w:r>
      <w:proofErr w:type="spellStart"/>
      <w:r>
        <w:t>varia</w:t>
      </w:r>
      <w:proofErr w:type="spellEnd"/>
      <w:r>
        <w:t xml:space="preserve"> dependiendo de qué aparato se elija). Si se quisiera calcular el precio del trabajo realizado por el profesional, se podría ver los honorarios que le corresponderían por hora trabajada.</w:t>
      </w:r>
    </w:p>
    <w:p w:rsidR="002850D8" w:rsidRDefault="00DF2335">
      <w:pPr>
        <w:pStyle w:val="normal0"/>
        <w:jc w:val="both"/>
      </w:pPr>
      <w:r>
        <w:t xml:space="preserve">Yo personalmente no he introducido en el presupuesto la mano de obra, ya que para crear este prototipo en concreto se necesitan bastantes horas de trabajo, debido a que se debe investigar y realizar demás acciones detalladas previamente en la planificación, mientras </w:t>
      </w:r>
      <w:r>
        <w:lastRenderedPageBreak/>
        <w:t xml:space="preserve">que cuando el prototipo ya ha sido creado y es completamente funcional, fabricar otro prototipo igual no conlleva más trabajo que montar las conexiones y comprar el material, puesto que el verdadero trabajo solo se realizó al crearlo y hacerlo funcional por primera vez. Por esta razón me parece que poner la mano de obra en este presupuesto no sería real, ya que la mano de obra sería cara la primera vez y las demás veces no. Entonces no tiene sentido hacer un presupuesto que solo valiese únicamente para la creación del primer prototipo.     </w:t>
      </w:r>
    </w:p>
    <w:p w:rsidR="002850D8" w:rsidRDefault="002850D8">
      <w:pPr>
        <w:pStyle w:val="Ttulo1"/>
      </w:pPr>
      <w:bookmarkStart w:id="23" w:name="_xpe2j41wvm2h" w:colFirst="0" w:colLast="0"/>
      <w:bookmarkEnd w:id="23"/>
    </w:p>
    <w:p w:rsidR="002850D8" w:rsidRDefault="00DF2335">
      <w:pPr>
        <w:pStyle w:val="Ttulo1"/>
        <w:rPr>
          <w:b/>
          <w:sz w:val="28"/>
          <w:szCs w:val="28"/>
        </w:rPr>
      </w:pPr>
      <w:bookmarkStart w:id="24" w:name="_rhznohtzl6ns" w:colFirst="0" w:colLast="0"/>
      <w:bookmarkEnd w:id="24"/>
      <w:r>
        <w:rPr>
          <w:b/>
          <w:sz w:val="28"/>
          <w:szCs w:val="28"/>
        </w:rPr>
        <w:t>8. Metodología</w:t>
      </w:r>
    </w:p>
    <w:p w:rsidR="002850D8" w:rsidRDefault="002850D8">
      <w:pPr>
        <w:pStyle w:val="normal0"/>
      </w:pPr>
    </w:p>
    <w:p w:rsidR="002850D8" w:rsidRDefault="00DF2335">
      <w:pPr>
        <w:pStyle w:val="normal0"/>
        <w:jc w:val="both"/>
      </w:pPr>
      <w:r>
        <w:t>En este apartado pretendo exponer los resultados de las pruebas realizadas con cirujanos laparoscópicos, para así verificar la utilidad del proyecto y su aplicación el entorno quirúrgico y en la evaluación y validación de nuevo equipamiento médico-quirúrgico.</w:t>
      </w:r>
    </w:p>
    <w:p w:rsidR="002850D8" w:rsidRDefault="002850D8">
      <w:pPr>
        <w:pStyle w:val="normal0"/>
        <w:jc w:val="both"/>
      </w:pPr>
    </w:p>
    <w:p w:rsidR="002850D8" w:rsidRDefault="00DF2335">
      <w:pPr>
        <w:pStyle w:val="Ttulo2"/>
        <w:jc w:val="both"/>
        <w:rPr>
          <w:b/>
          <w:sz w:val="24"/>
          <w:szCs w:val="24"/>
        </w:rPr>
      </w:pPr>
      <w:bookmarkStart w:id="25" w:name="_yknc8p312hyv" w:colFirst="0" w:colLast="0"/>
      <w:bookmarkEnd w:id="25"/>
      <w:r>
        <w:rPr>
          <w:b/>
          <w:sz w:val="24"/>
          <w:szCs w:val="24"/>
        </w:rPr>
        <w:t xml:space="preserve">8.1. </w:t>
      </w:r>
      <w:proofErr w:type="spellStart"/>
      <w:r>
        <w:rPr>
          <w:b/>
          <w:sz w:val="24"/>
          <w:szCs w:val="24"/>
        </w:rPr>
        <w:t>FlexDex</w:t>
      </w:r>
      <w:proofErr w:type="spellEnd"/>
    </w:p>
    <w:p w:rsidR="002850D8" w:rsidRDefault="002850D8">
      <w:pPr>
        <w:pStyle w:val="normal0"/>
      </w:pPr>
    </w:p>
    <w:p w:rsidR="002850D8" w:rsidRDefault="00DF2335">
      <w:pPr>
        <w:pStyle w:val="normal0"/>
        <w:rPr>
          <w:b/>
          <w:color w:val="222222"/>
          <w:sz w:val="24"/>
          <w:szCs w:val="24"/>
        </w:rPr>
      </w:pPr>
      <w:r>
        <w:rPr>
          <w:b/>
          <w:color w:val="222222"/>
          <w:sz w:val="24"/>
          <w:szCs w:val="24"/>
        </w:rPr>
        <w:t>8.1.1. Objetivos</w:t>
      </w:r>
    </w:p>
    <w:p w:rsidR="002850D8" w:rsidRDefault="002850D8">
      <w:pPr>
        <w:pStyle w:val="normal0"/>
        <w:rPr>
          <w:b/>
          <w:color w:val="222222"/>
          <w:sz w:val="24"/>
          <w:szCs w:val="24"/>
        </w:rPr>
      </w:pPr>
    </w:p>
    <w:p w:rsidR="002850D8" w:rsidRDefault="00DF2335">
      <w:pPr>
        <w:pStyle w:val="normal0"/>
        <w:rPr>
          <w:color w:val="222222"/>
        </w:rPr>
      </w:pPr>
      <w:r>
        <w:rPr>
          <w:color w:val="222222"/>
        </w:rPr>
        <w:t xml:space="preserve">Con este estudio buscamos evaluar objetivamente el uso del nuevo instrumento </w:t>
      </w:r>
      <w:proofErr w:type="spellStart"/>
      <w:r>
        <w:rPr>
          <w:color w:val="222222"/>
        </w:rPr>
        <w:t>FlexDex</w:t>
      </w:r>
      <w:proofErr w:type="spellEnd"/>
      <w:r>
        <w:rPr>
          <w:color w:val="222222"/>
        </w:rPr>
        <w:t xml:space="preserve">® durante la práctica laparoscópica. Para ello, se evaluaron el rendimiento quirúrgico y la ergonomía del cirujano durante diferentes tareas en un simulador laparoscópico, comparándolas con el uso de un </w:t>
      </w:r>
      <w:proofErr w:type="spellStart"/>
      <w:r>
        <w:rPr>
          <w:color w:val="222222"/>
        </w:rPr>
        <w:t>portaagujas</w:t>
      </w:r>
      <w:proofErr w:type="spellEnd"/>
      <w:r>
        <w:rPr>
          <w:color w:val="222222"/>
        </w:rPr>
        <w:t xml:space="preserve"> laparoscópico convencional.</w:t>
      </w:r>
    </w:p>
    <w:p w:rsidR="002850D8" w:rsidRDefault="002850D8">
      <w:pPr>
        <w:pStyle w:val="normal0"/>
        <w:rPr>
          <w:color w:val="222222"/>
        </w:rPr>
      </w:pPr>
    </w:p>
    <w:p w:rsidR="002850D8" w:rsidRDefault="00DF2335">
      <w:pPr>
        <w:pStyle w:val="normal0"/>
        <w:rPr>
          <w:b/>
          <w:color w:val="222222"/>
        </w:rPr>
      </w:pPr>
      <w:r>
        <w:rPr>
          <w:b/>
          <w:color w:val="222222"/>
          <w:sz w:val="24"/>
          <w:szCs w:val="24"/>
        </w:rPr>
        <w:t xml:space="preserve">8.1.2. </w:t>
      </w:r>
      <w:r>
        <w:rPr>
          <w:b/>
          <w:color w:val="222222"/>
        </w:rPr>
        <w:t>Material y métodos</w:t>
      </w:r>
    </w:p>
    <w:p w:rsidR="002850D8" w:rsidRDefault="002850D8">
      <w:pPr>
        <w:pStyle w:val="normal0"/>
        <w:rPr>
          <w:b/>
          <w:color w:val="222222"/>
        </w:rPr>
      </w:pPr>
    </w:p>
    <w:p w:rsidR="002850D8" w:rsidRDefault="00DF2335">
      <w:pPr>
        <w:pStyle w:val="normal0"/>
        <w:rPr>
          <w:color w:val="222222"/>
        </w:rPr>
      </w:pPr>
      <w:r>
        <w:rPr>
          <w:color w:val="222222"/>
        </w:rPr>
        <w:t xml:space="preserve">Tres cirujanos laparoscópicos con diferentes niveles de experiencia realizaron una tarea de coordinación ojo-mano y una tarea de sutura en un simulador laparoscópico. La tarea de coordinación ojo-mano consistía en transferir, con ambas manos, una aguja quirúrgica a través de un circuito de anillas. La tarea de sutura consistió en realizar una sutura </w:t>
      </w:r>
      <w:proofErr w:type="spellStart"/>
      <w:r>
        <w:rPr>
          <w:color w:val="222222"/>
        </w:rPr>
        <w:t>intracorpórea</w:t>
      </w:r>
      <w:proofErr w:type="spellEnd"/>
      <w:r>
        <w:rPr>
          <w:color w:val="222222"/>
        </w:rPr>
        <w:t xml:space="preserve"> sobre un tejido orgánico con un nudo doble y dos nudos simples en direcciones opuestas. Cada tarea se repitió cinco veces y se llevaron a cabo utilizando el instrumento </w:t>
      </w:r>
      <w:proofErr w:type="spellStart"/>
      <w:r>
        <w:rPr>
          <w:color w:val="222222"/>
        </w:rPr>
        <w:t>FlexDex</w:t>
      </w:r>
      <w:proofErr w:type="spellEnd"/>
      <w:r>
        <w:rPr>
          <w:color w:val="222222"/>
        </w:rPr>
        <w:t xml:space="preserve">® y un </w:t>
      </w:r>
      <w:proofErr w:type="spellStart"/>
      <w:r>
        <w:rPr>
          <w:color w:val="222222"/>
        </w:rPr>
        <w:t>portaagujas</w:t>
      </w:r>
      <w:proofErr w:type="spellEnd"/>
      <w:r>
        <w:rPr>
          <w:color w:val="222222"/>
        </w:rPr>
        <w:t xml:space="preserve"> convencional de forma aleatoria. Antes del estudio, los participantes realizaron una sesión de entrenamiento de 15 minutos con el nuevo instrumento. Durante el estudio se registró el tiempo de ejecución de cada tarea. Además, se analizó la flexión y la desviación radio-</w:t>
      </w:r>
      <w:proofErr w:type="spellStart"/>
      <w:r>
        <w:rPr>
          <w:color w:val="222222"/>
        </w:rPr>
        <w:t>ulnar</w:t>
      </w:r>
      <w:proofErr w:type="spellEnd"/>
      <w:r>
        <w:rPr>
          <w:color w:val="222222"/>
        </w:rPr>
        <w:t xml:space="preserve"> de la muñeca mediante un </w:t>
      </w:r>
      <w:proofErr w:type="spellStart"/>
      <w:r>
        <w:rPr>
          <w:color w:val="222222"/>
        </w:rPr>
        <w:t>electrogoniómetro</w:t>
      </w:r>
      <w:proofErr w:type="spellEnd"/>
      <w:r>
        <w:rPr>
          <w:color w:val="222222"/>
        </w:rPr>
        <w:t xml:space="preserve"> (</w:t>
      </w:r>
      <w:proofErr w:type="spellStart"/>
      <w:r>
        <w:rPr>
          <w:color w:val="222222"/>
        </w:rPr>
        <w:t>Biopac</w:t>
      </w:r>
      <w:proofErr w:type="spellEnd"/>
      <w:r>
        <w:rPr>
          <w:color w:val="222222"/>
        </w:rPr>
        <w:t xml:space="preserve"> </w:t>
      </w:r>
      <w:proofErr w:type="spellStart"/>
      <w:r>
        <w:rPr>
          <w:color w:val="222222"/>
        </w:rPr>
        <w:t>systems</w:t>
      </w:r>
      <w:proofErr w:type="spellEnd"/>
      <w:r>
        <w:rPr>
          <w:color w:val="222222"/>
        </w:rPr>
        <w:t>, Inc.) conectado a la mano y al antebrazo del cirujano, así como la activación de los músculos del antebrazo por medio del brazalete MYO (</w:t>
      </w:r>
      <w:proofErr w:type="spellStart"/>
      <w:r>
        <w:rPr>
          <w:color w:val="222222"/>
        </w:rPr>
        <w:t>Thalmic</w:t>
      </w:r>
      <w:proofErr w:type="spellEnd"/>
      <w:r>
        <w:rPr>
          <w:color w:val="222222"/>
        </w:rPr>
        <w:t xml:space="preserve"> </w:t>
      </w:r>
      <w:proofErr w:type="spellStart"/>
      <w:r>
        <w:rPr>
          <w:color w:val="222222"/>
        </w:rPr>
        <w:t>Labs</w:t>
      </w:r>
      <w:proofErr w:type="spellEnd"/>
      <w:r>
        <w:rPr>
          <w:color w:val="222222"/>
        </w:rPr>
        <w:t xml:space="preserve">). </w:t>
      </w:r>
    </w:p>
    <w:p w:rsidR="002850D8" w:rsidRDefault="002850D8">
      <w:pPr>
        <w:pStyle w:val="normal0"/>
        <w:rPr>
          <w:color w:val="222222"/>
        </w:rPr>
      </w:pPr>
    </w:p>
    <w:p w:rsidR="00BE6B55" w:rsidRDefault="00BE6B55">
      <w:pPr>
        <w:pStyle w:val="normal0"/>
        <w:rPr>
          <w:b/>
          <w:color w:val="222222"/>
          <w:sz w:val="24"/>
          <w:szCs w:val="24"/>
        </w:rPr>
      </w:pPr>
    </w:p>
    <w:p w:rsidR="00BE6B55" w:rsidRDefault="00BE6B55">
      <w:pPr>
        <w:pStyle w:val="normal0"/>
        <w:rPr>
          <w:b/>
          <w:color w:val="222222"/>
          <w:sz w:val="24"/>
          <w:szCs w:val="24"/>
        </w:rPr>
      </w:pPr>
    </w:p>
    <w:p w:rsidR="00BE6B55" w:rsidRDefault="00BE6B55">
      <w:pPr>
        <w:pStyle w:val="normal0"/>
        <w:rPr>
          <w:b/>
          <w:color w:val="222222"/>
          <w:sz w:val="24"/>
          <w:szCs w:val="24"/>
        </w:rPr>
      </w:pPr>
    </w:p>
    <w:p w:rsidR="002850D8" w:rsidRDefault="00DF2335">
      <w:pPr>
        <w:pStyle w:val="normal0"/>
        <w:rPr>
          <w:b/>
          <w:color w:val="222222"/>
        </w:rPr>
      </w:pPr>
      <w:r>
        <w:rPr>
          <w:b/>
          <w:color w:val="222222"/>
          <w:sz w:val="24"/>
          <w:szCs w:val="24"/>
        </w:rPr>
        <w:lastRenderedPageBreak/>
        <w:t xml:space="preserve">8.1.3. </w:t>
      </w:r>
      <w:r>
        <w:rPr>
          <w:b/>
          <w:color w:val="222222"/>
        </w:rPr>
        <w:t>Resultados</w:t>
      </w:r>
    </w:p>
    <w:p w:rsidR="002850D8" w:rsidRDefault="002850D8">
      <w:pPr>
        <w:pStyle w:val="normal0"/>
        <w:rPr>
          <w:b/>
          <w:color w:val="222222"/>
        </w:rPr>
      </w:pPr>
    </w:p>
    <w:p w:rsidR="002850D8" w:rsidRDefault="00DF2335">
      <w:pPr>
        <w:pStyle w:val="normal0"/>
        <w:rPr>
          <w:color w:val="222222"/>
        </w:rPr>
      </w:pPr>
      <w:r>
        <w:rPr>
          <w:color w:val="222222"/>
        </w:rPr>
        <w:t xml:space="preserve">Los cirujanos necesitaron más tiempo para realizar tanto la tarea de coordinación ojo-mano (183,8 ± 53,2 s frente a 295,8 ± 55,7 s; p&lt;0,05) como la sutura </w:t>
      </w:r>
      <w:proofErr w:type="spellStart"/>
      <w:r>
        <w:rPr>
          <w:color w:val="222222"/>
        </w:rPr>
        <w:t>intracorpórea</w:t>
      </w:r>
      <w:proofErr w:type="spellEnd"/>
      <w:r>
        <w:rPr>
          <w:color w:val="222222"/>
        </w:rPr>
        <w:t xml:space="preserve"> (69,0 ± 12,5 s. frente a 73,2 ± 13,8 s; p &lt; 0,05) utilizando el nuevo </w:t>
      </w:r>
      <w:proofErr w:type="spellStart"/>
      <w:r>
        <w:rPr>
          <w:color w:val="222222"/>
        </w:rPr>
        <w:t>portaagujas</w:t>
      </w:r>
      <w:proofErr w:type="spellEnd"/>
      <w:r>
        <w:rPr>
          <w:color w:val="222222"/>
        </w:rPr>
        <w:t xml:space="preserve"> laparoscópico. El uso del instrumento flexible condujo a una mayor activación muscular del músculo extensor (18.978 ± 1.816 RMS vs 26.165 ± 4.085 RMS; p&lt;0.01) y del flexor (12.373 ± 1.378 RMS vs 16.734 ± 3.043 RMS; p&lt;0.01) del antebrazo. Aunque la desviación cubital (23.047 ± 5.318 grados vs 22.878 ± 3.277 grados) y la flexión (12.030 ± 3.740 grados vs 10.730 ± 5.316 grados) de la muñeca fueron menores con el nuevo instrumento, no se mostraron diferencias estadísticamente significativas.</w:t>
      </w:r>
    </w:p>
    <w:p w:rsidR="002850D8" w:rsidRDefault="002850D8">
      <w:pPr>
        <w:pStyle w:val="normal0"/>
        <w:rPr>
          <w:color w:val="222222"/>
        </w:rPr>
      </w:pPr>
    </w:p>
    <w:p w:rsidR="002850D8" w:rsidRDefault="00DF2335">
      <w:pPr>
        <w:pStyle w:val="normal0"/>
        <w:rPr>
          <w:b/>
          <w:color w:val="222222"/>
        </w:rPr>
      </w:pPr>
      <w:r>
        <w:rPr>
          <w:b/>
          <w:color w:val="222222"/>
          <w:sz w:val="24"/>
          <w:szCs w:val="24"/>
        </w:rPr>
        <w:t xml:space="preserve">8.1.4. </w:t>
      </w:r>
      <w:r>
        <w:rPr>
          <w:b/>
          <w:color w:val="222222"/>
        </w:rPr>
        <w:t>Conclusiones</w:t>
      </w:r>
    </w:p>
    <w:p w:rsidR="002850D8" w:rsidRDefault="002850D8">
      <w:pPr>
        <w:pStyle w:val="normal0"/>
        <w:rPr>
          <w:b/>
          <w:color w:val="222222"/>
        </w:rPr>
      </w:pPr>
    </w:p>
    <w:p w:rsidR="002850D8" w:rsidRDefault="00DF2335">
      <w:pPr>
        <w:pStyle w:val="normal0"/>
        <w:rPr>
          <w:color w:val="222222"/>
        </w:rPr>
      </w:pPr>
      <w:r>
        <w:rPr>
          <w:color w:val="222222"/>
        </w:rPr>
        <w:t xml:space="preserve">Creemos que se requiere un período de entrenamiento más largo con el instrumento </w:t>
      </w:r>
      <w:proofErr w:type="spellStart"/>
      <w:r>
        <w:rPr>
          <w:color w:val="222222"/>
        </w:rPr>
        <w:t>FlexDex</w:t>
      </w:r>
      <w:proofErr w:type="spellEnd"/>
      <w:r>
        <w:rPr>
          <w:color w:val="222222"/>
        </w:rPr>
        <w:t>® para lograr un rendimiento quirúrgico similar al de los instrumentos laparoscópicos convencionales. Los resultados preliminares de este estudio muestran que el nuevo instrumento permite posturas ergonómicamente más adecuadas para el cirujano durante la práctica laparoscópica, aunque es físicamente más exigente.</w:t>
      </w:r>
    </w:p>
    <w:p w:rsidR="002850D8" w:rsidRDefault="002850D8">
      <w:pPr>
        <w:pStyle w:val="normal0"/>
      </w:pP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Ttulo2"/>
        <w:rPr>
          <w:b/>
          <w:sz w:val="24"/>
          <w:szCs w:val="24"/>
        </w:rPr>
      </w:pPr>
      <w:bookmarkStart w:id="26" w:name="_m90h05bii8d9" w:colFirst="0" w:colLast="0"/>
      <w:bookmarkEnd w:id="26"/>
      <w:r>
        <w:rPr>
          <w:b/>
          <w:sz w:val="24"/>
          <w:szCs w:val="24"/>
        </w:rPr>
        <w:t xml:space="preserve">8.2. </w:t>
      </w:r>
      <w:proofErr w:type="spellStart"/>
      <w:r>
        <w:rPr>
          <w:b/>
          <w:sz w:val="24"/>
          <w:szCs w:val="24"/>
        </w:rPr>
        <w:t>SensOR</w:t>
      </w:r>
      <w:proofErr w:type="spellEnd"/>
    </w:p>
    <w:p w:rsidR="002850D8" w:rsidRDefault="002850D8">
      <w:pPr>
        <w:pStyle w:val="normal0"/>
      </w:pPr>
    </w:p>
    <w:p w:rsidR="002850D8" w:rsidRDefault="00DF2335">
      <w:pPr>
        <w:pStyle w:val="normal0"/>
        <w:rPr>
          <w:b/>
        </w:rPr>
      </w:pPr>
      <w:r>
        <w:rPr>
          <w:b/>
        </w:rPr>
        <w:t>8.2.1. Objetivos del estudio</w:t>
      </w:r>
    </w:p>
    <w:p w:rsidR="002850D8" w:rsidRDefault="002850D8">
      <w:pPr>
        <w:pStyle w:val="normal0"/>
        <w:rPr>
          <w:b/>
        </w:rPr>
      </w:pPr>
    </w:p>
    <w:p w:rsidR="002850D8" w:rsidRDefault="00DF2335">
      <w:pPr>
        <w:pStyle w:val="normal0"/>
        <w:jc w:val="both"/>
        <w:rPr>
          <w:color w:val="222222"/>
        </w:rPr>
      </w:pPr>
      <w:r>
        <w:rPr>
          <w:color w:val="222222"/>
        </w:rPr>
        <w:t xml:space="preserve">Evaluar el efecto de la retroalimentación visual de la fuerza aplicada sobre el rendimiento quirúrgico, la fuerza aplicada y la ergonomía del cirujano durante el entrenamiento de la sutura laparoscópica mediante la tecnología </w:t>
      </w:r>
      <w:proofErr w:type="spellStart"/>
      <w:r>
        <w:rPr>
          <w:color w:val="222222"/>
        </w:rPr>
        <w:t>SensOR</w:t>
      </w:r>
      <w:proofErr w:type="spellEnd"/>
      <w:r>
        <w:rPr>
          <w:color w:val="222222"/>
        </w:rPr>
        <w:t xml:space="preserve"> (</w:t>
      </w:r>
      <w:proofErr w:type="spellStart"/>
      <w:r>
        <w:rPr>
          <w:color w:val="222222"/>
        </w:rPr>
        <w:t>SensOR</w:t>
      </w:r>
      <w:proofErr w:type="spellEnd"/>
      <w:r>
        <w:rPr>
          <w:color w:val="222222"/>
        </w:rPr>
        <w:t xml:space="preserve"> </w:t>
      </w:r>
      <w:proofErr w:type="spellStart"/>
      <w:r>
        <w:rPr>
          <w:color w:val="222222"/>
        </w:rPr>
        <w:t>Medical</w:t>
      </w:r>
      <w:proofErr w:type="spellEnd"/>
      <w:r>
        <w:rPr>
          <w:color w:val="222222"/>
        </w:rPr>
        <w:t xml:space="preserve"> </w:t>
      </w:r>
      <w:proofErr w:type="spellStart"/>
      <w:r>
        <w:rPr>
          <w:color w:val="222222"/>
        </w:rPr>
        <w:t>Laboratories</w:t>
      </w:r>
      <w:proofErr w:type="spellEnd"/>
      <w:r>
        <w:rPr>
          <w:color w:val="222222"/>
        </w:rPr>
        <w:t xml:space="preserve"> Ltd.).</w:t>
      </w:r>
    </w:p>
    <w:p w:rsidR="002850D8" w:rsidRDefault="002850D8">
      <w:pPr>
        <w:pStyle w:val="normal0"/>
        <w:rPr>
          <w:color w:val="222222"/>
        </w:rPr>
      </w:pPr>
    </w:p>
    <w:p w:rsidR="002850D8" w:rsidRDefault="00DF2335">
      <w:pPr>
        <w:pStyle w:val="normal0"/>
        <w:jc w:val="both"/>
        <w:rPr>
          <w:b/>
          <w:color w:val="222222"/>
        </w:rPr>
      </w:pPr>
      <w:r>
        <w:rPr>
          <w:b/>
        </w:rPr>
        <w:t xml:space="preserve">8.2.2. </w:t>
      </w:r>
      <w:r>
        <w:rPr>
          <w:b/>
          <w:color w:val="222222"/>
        </w:rPr>
        <w:t>Material y métodos</w:t>
      </w:r>
    </w:p>
    <w:p w:rsidR="002850D8" w:rsidRDefault="002850D8">
      <w:pPr>
        <w:pStyle w:val="normal0"/>
        <w:jc w:val="both"/>
        <w:rPr>
          <w:b/>
          <w:color w:val="222222"/>
        </w:rPr>
      </w:pPr>
    </w:p>
    <w:p w:rsidR="002850D8" w:rsidRDefault="00DF2335">
      <w:pPr>
        <w:pStyle w:val="normal0"/>
        <w:jc w:val="both"/>
        <w:rPr>
          <w:color w:val="222222"/>
        </w:rPr>
      </w:pPr>
      <w:r>
        <w:rPr>
          <w:color w:val="222222"/>
        </w:rPr>
        <w:t xml:space="preserve">Cuatro cirujanos laparoscópicos novatos participaron en este estudio. Los participantes realizaron una sutura laparoscópica en un estómago de cerdo ex-vivo. Los cirujanos fueron asignados, de manera aleatoria, al grupo que recibía retroalimentación visual de la fuerza aplicada (VFF) o al grupo de control (Non-VFF) sin retroalimentación visual. En total, se realizaron once ensayos de entrenamiento (T0-T10). Se realizaron tres pruebas de evaluación durante T0, T5 y T10 para analizar la curva de aprendizaje de los participantes. La fuerza aplicada sobre el tejido por el disector fue registrada por medio de la tecnología </w:t>
      </w:r>
      <w:proofErr w:type="spellStart"/>
      <w:r>
        <w:rPr>
          <w:color w:val="222222"/>
        </w:rPr>
        <w:t>SensOR</w:t>
      </w:r>
      <w:proofErr w:type="spellEnd"/>
      <w:r>
        <w:rPr>
          <w:color w:val="222222"/>
        </w:rPr>
        <w:t xml:space="preserve"> y proporcionando una retroalimentación visual de la fuerza aplicada por medio de un dispositivo móvil adicional. Durante cada prueba, se analizó el tiempo de ejecución. Además, se empleó tecnología portátil (</w:t>
      </w:r>
      <w:proofErr w:type="spellStart"/>
      <w:r>
        <w:rPr>
          <w:color w:val="222222"/>
        </w:rPr>
        <w:t>wearable</w:t>
      </w:r>
      <w:proofErr w:type="spellEnd"/>
      <w:r>
        <w:rPr>
          <w:color w:val="222222"/>
        </w:rPr>
        <w:t xml:space="preserve">) para estudiar el porcentaje de la máxima contracción voluntaria de de la actividad del músculo trapecio alto por medio de un sistema EMG portable y personalizado, la activación de los músculos flexores y extensores del </w:t>
      </w:r>
      <w:r>
        <w:rPr>
          <w:color w:val="222222"/>
        </w:rPr>
        <w:lastRenderedPageBreak/>
        <w:t>cirujano mediante el brazalete MYO (</w:t>
      </w:r>
      <w:proofErr w:type="spellStart"/>
      <w:r>
        <w:rPr>
          <w:color w:val="222222"/>
        </w:rPr>
        <w:t>Thalmic</w:t>
      </w:r>
      <w:proofErr w:type="spellEnd"/>
      <w:r>
        <w:rPr>
          <w:color w:val="222222"/>
        </w:rPr>
        <w:t xml:space="preserve"> </w:t>
      </w:r>
      <w:proofErr w:type="spellStart"/>
      <w:r>
        <w:rPr>
          <w:color w:val="222222"/>
        </w:rPr>
        <w:t>Labs</w:t>
      </w:r>
      <w:proofErr w:type="spellEnd"/>
      <w:r>
        <w:rPr>
          <w:color w:val="222222"/>
        </w:rPr>
        <w:t xml:space="preserve">) y la fuerza aplicada por los dedos pulgar, índice y medio por medio de la tecnología </w:t>
      </w:r>
      <w:proofErr w:type="spellStart"/>
      <w:r>
        <w:rPr>
          <w:color w:val="222222"/>
        </w:rPr>
        <w:t>Finger</w:t>
      </w:r>
      <w:proofErr w:type="spellEnd"/>
      <w:r>
        <w:rPr>
          <w:color w:val="222222"/>
        </w:rPr>
        <w:t xml:space="preserve"> TPS (</w:t>
      </w:r>
      <w:proofErr w:type="spellStart"/>
      <w:r>
        <w:rPr>
          <w:color w:val="222222"/>
        </w:rPr>
        <w:t>Pressure</w:t>
      </w:r>
      <w:proofErr w:type="spellEnd"/>
      <w:r>
        <w:rPr>
          <w:color w:val="222222"/>
        </w:rPr>
        <w:t xml:space="preserve"> </w:t>
      </w:r>
      <w:proofErr w:type="spellStart"/>
      <w:r>
        <w:rPr>
          <w:color w:val="222222"/>
        </w:rPr>
        <w:t>Profile</w:t>
      </w:r>
      <w:proofErr w:type="spellEnd"/>
      <w:r>
        <w:rPr>
          <w:color w:val="222222"/>
        </w:rPr>
        <w:t xml:space="preserve"> </w:t>
      </w:r>
      <w:proofErr w:type="spellStart"/>
      <w:r>
        <w:rPr>
          <w:color w:val="222222"/>
        </w:rPr>
        <w:t>Systems</w:t>
      </w:r>
      <w:proofErr w:type="spellEnd"/>
      <w:r>
        <w:rPr>
          <w:color w:val="222222"/>
        </w:rPr>
        <w:t>).</w:t>
      </w:r>
    </w:p>
    <w:p w:rsidR="002850D8" w:rsidRDefault="002850D8">
      <w:pPr>
        <w:pStyle w:val="normal0"/>
        <w:rPr>
          <w:color w:val="222222"/>
        </w:rPr>
      </w:pPr>
    </w:p>
    <w:p w:rsidR="002850D8" w:rsidRDefault="00DF2335">
      <w:pPr>
        <w:pStyle w:val="normal0"/>
        <w:rPr>
          <w:b/>
        </w:rPr>
      </w:pPr>
      <w:r>
        <w:rPr>
          <w:b/>
        </w:rPr>
        <w:t>8.2.3. Resultados preliminares</w:t>
      </w:r>
    </w:p>
    <w:p w:rsidR="002850D8" w:rsidRDefault="002850D8">
      <w:pPr>
        <w:pStyle w:val="normal0"/>
        <w:rPr>
          <w:b/>
        </w:rPr>
      </w:pPr>
    </w:p>
    <w:p w:rsidR="002850D8" w:rsidRDefault="00DF2335">
      <w:pPr>
        <w:pStyle w:val="normal0"/>
        <w:jc w:val="both"/>
        <w:rPr>
          <w:color w:val="222222"/>
        </w:rPr>
      </w:pPr>
      <w:r>
        <w:rPr>
          <w:color w:val="222222"/>
        </w:rPr>
        <w:t>El uso de la retroalimentación visual de la fuerza aplicada con el instrumental quirúrgico requirió más tiempo para realizar la sutura laparoscópica, pero con una curva de aprendizaje positiva, e incrementó la activación del músculo extensor y trapecio alto de los cirujanos. Sin embargo, esta tecnología llevó a una activación más baja del músculo flexor y permitió a los cirujanos aplicar menos fuerza con la punta del instrumento en el tejido, así como con el dedo índice durante el manejo del instrumental quirúrgico.</w:t>
      </w:r>
    </w:p>
    <w:p w:rsidR="002850D8" w:rsidRDefault="002850D8">
      <w:pPr>
        <w:pStyle w:val="normal0"/>
        <w:rPr>
          <w:color w:val="222222"/>
        </w:rPr>
      </w:pPr>
    </w:p>
    <w:p w:rsidR="002850D8" w:rsidRDefault="00DF2335">
      <w:pPr>
        <w:pStyle w:val="normal0"/>
        <w:rPr>
          <w:b/>
        </w:rPr>
      </w:pPr>
      <w:r>
        <w:rPr>
          <w:b/>
        </w:rPr>
        <w:t>8.2.4. Conclusiones</w:t>
      </w:r>
    </w:p>
    <w:p w:rsidR="002850D8" w:rsidRDefault="002850D8">
      <w:pPr>
        <w:pStyle w:val="normal0"/>
        <w:rPr>
          <w:b/>
        </w:rPr>
      </w:pPr>
    </w:p>
    <w:p w:rsidR="002850D8" w:rsidRDefault="00DF2335">
      <w:pPr>
        <w:pStyle w:val="normal0"/>
        <w:jc w:val="both"/>
        <w:rPr>
          <w:color w:val="222222"/>
        </w:rPr>
      </w:pPr>
      <w:r>
        <w:rPr>
          <w:color w:val="222222"/>
        </w:rPr>
        <w:t xml:space="preserve">Los resultados preliminares de este estudio muestran que del uso de la tecnología </w:t>
      </w:r>
      <w:proofErr w:type="spellStart"/>
      <w:r>
        <w:rPr>
          <w:color w:val="222222"/>
        </w:rPr>
        <w:t>SensOR</w:t>
      </w:r>
      <w:proofErr w:type="spellEnd"/>
      <w:r>
        <w:rPr>
          <w:color w:val="222222"/>
        </w:rPr>
        <w:t xml:space="preserve"> para ayudar al entrenamiento laparoscópico conduce a una mejora en la fuerza aplicada al tejido, así como en el manejo de los instrumentos laparoscópicos. Se requieren más estudios con un número mayor de participantes para reforzar estas conclusiones.</w:t>
      </w:r>
    </w:p>
    <w:p w:rsidR="002850D8" w:rsidRDefault="002850D8">
      <w:pPr>
        <w:pStyle w:val="normal0"/>
      </w:pPr>
    </w:p>
    <w:p w:rsidR="002850D8" w:rsidRDefault="00DF2335">
      <w:pPr>
        <w:pStyle w:val="normal0"/>
      </w:pPr>
      <w:r>
        <w:t>Para visualizar mejor estos resultados, se facilita una representación gráfica de las medias:</w:t>
      </w:r>
    </w:p>
    <w:p w:rsidR="002850D8" w:rsidRDefault="002850D8">
      <w:pPr>
        <w:pStyle w:val="normal0"/>
      </w:pPr>
    </w:p>
    <w:p w:rsidR="002850D8" w:rsidRDefault="002850D8">
      <w:pPr>
        <w:pStyle w:val="normal0"/>
      </w:pPr>
    </w:p>
    <w:p w:rsidR="002850D8" w:rsidRDefault="00DF2335">
      <w:pPr>
        <w:pStyle w:val="normal0"/>
      </w:pPr>
      <w:r>
        <w:rPr>
          <w:noProof/>
        </w:rPr>
        <w:drawing>
          <wp:inline distT="114300" distB="114300" distL="114300" distR="114300">
            <wp:extent cx="3881438" cy="2717006"/>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cstate="print"/>
                    <a:srcRect/>
                    <a:stretch>
                      <a:fillRect/>
                    </a:stretch>
                  </pic:blipFill>
                  <pic:spPr>
                    <a:xfrm>
                      <a:off x="0" y="0"/>
                      <a:ext cx="3881438" cy="2717006"/>
                    </a:xfrm>
                    <a:prstGeom prst="rect">
                      <a:avLst/>
                    </a:prstGeom>
                    <a:ln/>
                  </pic:spPr>
                </pic:pic>
              </a:graphicData>
            </a:graphic>
          </wp:inline>
        </w:drawing>
      </w: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normal0"/>
      </w:pPr>
      <w:r>
        <w:rPr>
          <w:noProof/>
        </w:rPr>
        <w:lastRenderedPageBreak/>
        <w:drawing>
          <wp:inline distT="114300" distB="114300" distL="114300" distR="114300">
            <wp:extent cx="3662363" cy="2622912"/>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0" cstate="print"/>
                    <a:srcRect/>
                    <a:stretch>
                      <a:fillRect/>
                    </a:stretch>
                  </pic:blipFill>
                  <pic:spPr>
                    <a:xfrm>
                      <a:off x="0" y="0"/>
                      <a:ext cx="3662363" cy="2622912"/>
                    </a:xfrm>
                    <a:prstGeom prst="rect">
                      <a:avLst/>
                    </a:prstGeom>
                    <a:ln/>
                  </pic:spPr>
                </pic:pic>
              </a:graphicData>
            </a:graphic>
          </wp:inline>
        </w:drawing>
      </w:r>
    </w:p>
    <w:p w:rsidR="002850D8" w:rsidRDefault="00DF2335">
      <w:pPr>
        <w:pStyle w:val="normal0"/>
      </w:pPr>
      <w:r>
        <w:t xml:space="preserve"> </w:t>
      </w:r>
    </w:p>
    <w:p w:rsidR="002850D8" w:rsidRDefault="00DF2335">
      <w:pPr>
        <w:pStyle w:val="Ttulo1"/>
      </w:pPr>
      <w:bookmarkStart w:id="27" w:name="_rdtib7j8dntp" w:colFirst="0" w:colLast="0"/>
      <w:bookmarkEnd w:id="27"/>
      <w:r>
        <w:rPr>
          <w:noProof/>
        </w:rPr>
        <w:drawing>
          <wp:inline distT="114300" distB="114300" distL="114300" distR="114300">
            <wp:extent cx="3586163" cy="2442616"/>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cstate="print"/>
                    <a:srcRect/>
                    <a:stretch>
                      <a:fillRect/>
                    </a:stretch>
                  </pic:blipFill>
                  <pic:spPr>
                    <a:xfrm>
                      <a:off x="0" y="0"/>
                      <a:ext cx="3586163" cy="2442616"/>
                    </a:xfrm>
                    <a:prstGeom prst="rect">
                      <a:avLst/>
                    </a:prstGeom>
                    <a:ln/>
                  </pic:spPr>
                </pic:pic>
              </a:graphicData>
            </a:graphic>
          </wp:inline>
        </w:drawing>
      </w:r>
    </w:p>
    <w:p w:rsidR="002850D8" w:rsidRDefault="00DF2335">
      <w:pPr>
        <w:pStyle w:val="normal0"/>
      </w:pPr>
      <w:r>
        <w:rPr>
          <w:noProof/>
        </w:rPr>
        <w:drawing>
          <wp:inline distT="114300" distB="114300" distL="114300" distR="114300">
            <wp:extent cx="3669030" cy="25479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cstate="print"/>
                    <a:srcRect/>
                    <a:stretch>
                      <a:fillRect/>
                    </a:stretch>
                  </pic:blipFill>
                  <pic:spPr>
                    <a:xfrm>
                      <a:off x="0" y="0"/>
                      <a:ext cx="3669030" cy="2547938"/>
                    </a:xfrm>
                    <a:prstGeom prst="rect">
                      <a:avLst/>
                    </a:prstGeom>
                    <a:ln/>
                  </pic:spPr>
                </pic:pic>
              </a:graphicData>
            </a:graphic>
          </wp:inline>
        </w:drawing>
      </w: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normal0"/>
      </w:pPr>
      <w:r>
        <w:rPr>
          <w:noProof/>
        </w:rPr>
        <w:lastRenderedPageBreak/>
        <w:drawing>
          <wp:inline distT="114300" distB="114300" distL="114300" distR="114300">
            <wp:extent cx="3449411" cy="2414588"/>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cstate="print"/>
                    <a:srcRect/>
                    <a:stretch>
                      <a:fillRect/>
                    </a:stretch>
                  </pic:blipFill>
                  <pic:spPr>
                    <a:xfrm>
                      <a:off x="0" y="0"/>
                      <a:ext cx="3449411" cy="2414588"/>
                    </a:xfrm>
                    <a:prstGeom prst="rect">
                      <a:avLst/>
                    </a:prstGeom>
                    <a:ln/>
                  </pic:spPr>
                </pic:pic>
              </a:graphicData>
            </a:graphic>
          </wp:inline>
        </w:drawing>
      </w:r>
    </w:p>
    <w:p w:rsidR="002850D8" w:rsidRDefault="00DF2335">
      <w:pPr>
        <w:pStyle w:val="Ttulo1"/>
        <w:rPr>
          <w:b/>
          <w:sz w:val="28"/>
          <w:szCs w:val="28"/>
        </w:rPr>
      </w:pPr>
      <w:bookmarkStart w:id="28" w:name="_gxpk5x23exb1" w:colFirst="0" w:colLast="0"/>
      <w:bookmarkEnd w:id="28"/>
      <w:r>
        <w:rPr>
          <w:b/>
          <w:sz w:val="28"/>
          <w:szCs w:val="28"/>
        </w:rPr>
        <w:t>9. Planos</w:t>
      </w:r>
    </w:p>
    <w:p w:rsidR="002850D8" w:rsidRDefault="002850D8">
      <w:pPr>
        <w:pStyle w:val="normal0"/>
      </w:pPr>
    </w:p>
    <w:p w:rsidR="002850D8" w:rsidRDefault="00DF2335">
      <w:pPr>
        <w:pStyle w:val="normal0"/>
        <w:jc w:val="both"/>
      </w:pPr>
      <w:r>
        <w:rPr>
          <w:b/>
        </w:rPr>
        <w:t>-</w:t>
      </w:r>
      <w:r>
        <w:rPr>
          <w:rFonts w:ascii="Arial Unicode MS" w:eastAsia="Arial Unicode MS" w:hAnsi="Arial Unicode MS" w:cs="Arial Unicode MS"/>
        </w:rPr>
        <w:t xml:space="preserve">Plano Nº 1→ Conexionado del sensor </w:t>
      </w:r>
      <w:proofErr w:type="spellStart"/>
      <w:r>
        <w:rPr>
          <w:rFonts w:ascii="Arial Unicode MS" w:eastAsia="Arial Unicode MS" w:hAnsi="Arial Unicode MS" w:cs="Arial Unicode MS"/>
        </w:rPr>
        <w:t>MyoWare</w:t>
      </w:r>
      <w:proofErr w:type="spellEnd"/>
      <w:r>
        <w:rPr>
          <w:rFonts w:ascii="Arial Unicode MS" w:eastAsia="Arial Unicode MS" w:hAnsi="Arial Unicode MS" w:cs="Arial Unicode MS"/>
        </w:rPr>
        <w:t xml:space="preserve"> muscule sensor con su respectivo </w:t>
      </w:r>
      <w:proofErr w:type="spellStart"/>
      <w:r>
        <w:rPr>
          <w:rFonts w:ascii="Arial Unicode MS" w:eastAsia="Arial Unicode MS" w:hAnsi="Arial Unicode MS" w:cs="Arial Unicode MS"/>
        </w:rPr>
        <w:t>arduino</w:t>
      </w:r>
      <w:proofErr w:type="spellEnd"/>
      <w:r>
        <w:rPr>
          <w:rFonts w:ascii="Arial Unicode MS" w:eastAsia="Arial Unicode MS" w:hAnsi="Arial Unicode MS" w:cs="Arial Unicode MS"/>
        </w:rPr>
        <w:t>.</w:t>
      </w:r>
    </w:p>
    <w:p w:rsidR="002850D8" w:rsidRDefault="002850D8">
      <w:pPr>
        <w:pStyle w:val="normal0"/>
        <w:jc w:val="both"/>
        <w:rPr>
          <w:b/>
        </w:rPr>
      </w:pPr>
    </w:p>
    <w:p w:rsidR="002850D8" w:rsidRDefault="00DF2335">
      <w:pPr>
        <w:pStyle w:val="normal0"/>
        <w:jc w:val="both"/>
      </w:pPr>
      <w:r>
        <w:rPr>
          <w:b/>
        </w:rPr>
        <w:t>-</w:t>
      </w:r>
      <w:r>
        <w:rPr>
          <w:rFonts w:ascii="Arial Unicode MS" w:eastAsia="Arial Unicode MS" w:hAnsi="Arial Unicode MS" w:cs="Arial Unicode MS"/>
        </w:rPr>
        <w:t xml:space="preserve">Plano Nº 2→ Conexionado del sensor </w:t>
      </w:r>
      <w:r>
        <w:t xml:space="preserve">Single Lead </w:t>
      </w:r>
      <w:proofErr w:type="spellStart"/>
      <w:r>
        <w:t>Heart</w:t>
      </w:r>
      <w:proofErr w:type="spellEnd"/>
      <w:r>
        <w:t xml:space="preserve"> </w:t>
      </w:r>
      <w:proofErr w:type="spellStart"/>
      <w:r>
        <w:t>Rate</w:t>
      </w:r>
      <w:proofErr w:type="spellEnd"/>
      <w:r>
        <w:t xml:space="preserve"> Monitor - AD8232.</w:t>
      </w:r>
    </w:p>
    <w:p w:rsidR="002850D8" w:rsidRDefault="00DF2335">
      <w:pPr>
        <w:pStyle w:val="normal0"/>
        <w:jc w:val="both"/>
      </w:pPr>
      <w:r>
        <w:t xml:space="preserve"> </w:t>
      </w:r>
      <w:r>
        <w:tab/>
      </w:r>
      <w:r>
        <w:tab/>
      </w:r>
      <w:proofErr w:type="gramStart"/>
      <w:r>
        <w:t>con</w:t>
      </w:r>
      <w:proofErr w:type="gramEnd"/>
      <w:r>
        <w:t xml:space="preserve"> su respectivo </w:t>
      </w:r>
      <w:proofErr w:type="spellStart"/>
      <w:r>
        <w:t>arduino</w:t>
      </w:r>
      <w:proofErr w:type="spellEnd"/>
      <w:r>
        <w:t>.</w:t>
      </w:r>
    </w:p>
    <w:p w:rsidR="002850D8" w:rsidRDefault="00DF2335">
      <w:pPr>
        <w:pStyle w:val="normal0"/>
        <w:jc w:val="both"/>
      </w:pPr>
      <w:r>
        <w:rPr>
          <w:b/>
        </w:rPr>
        <w:t>-</w:t>
      </w:r>
      <w:r>
        <w:rPr>
          <w:rFonts w:ascii="Arial Unicode MS" w:eastAsia="Arial Unicode MS" w:hAnsi="Arial Unicode MS" w:cs="Arial Unicode MS"/>
        </w:rPr>
        <w:t xml:space="preserve">Plano Nº 3→ Mediciones y representación de la caja que contiene los sensores y los   </w:t>
      </w:r>
    </w:p>
    <w:p w:rsidR="002850D8" w:rsidRDefault="00DF2335">
      <w:pPr>
        <w:pStyle w:val="normal0"/>
        <w:ind w:left="720" w:firstLine="720"/>
        <w:jc w:val="both"/>
      </w:pPr>
      <w:proofErr w:type="spellStart"/>
      <w:proofErr w:type="gramStart"/>
      <w:r>
        <w:t>microcontroladores</w:t>
      </w:r>
      <w:proofErr w:type="spellEnd"/>
      <w:proofErr w:type="gramEnd"/>
      <w:r>
        <w:t>.</w:t>
      </w:r>
    </w:p>
    <w:p w:rsidR="002850D8" w:rsidRDefault="00DF2335">
      <w:pPr>
        <w:pStyle w:val="normal0"/>
        <w:jc w:val="both"/>
      </w:pPr>
      <w:r>
        <w:rPr>
          <w:b/>
        </w:rPr>
        <w:t>-</w:t>
      </w:r>
      <w:r>
        <w:rPr>
          <w:rFonts w:ascii="Arial Unicode MS" w:eastAsia="Arial Unicode MS" w:hAnsi="Arial Unicode MS" w:cs="Arial Unicode MS"/>
        </w:rPr>
        <w:t xml:space="preserve">Plano Nº 4→ Conexionado entre los </w:t>
      </w:r>
      <w:proofErr w:type="spellStart"/>
      <w:r>
        <w:rPr>
          <w:rFonts w:ascii="Arial Unicode MS" w:eastAsia="Arial Unicode MS" w:hAnsi="Arial Unicode MS" w:cs="Arial Unicode MS"/>
        </w:rPr>
        <w:t>microcontroladores</w:t>
      </w:r>
      <w:proofErr w:type="spellEnd"/>
      <w:r>
        <w:rPr>
          <w:rFonts w:ascii="Arial Unicode MS" w:eastAsia="Arial Unicode MS" w:hAnsi="Arial Unicode MS" w:cs="Arial Unicode MS"/>
        </w:rPr>
        <w:t xml:space="preserve"> y los ordenadores, mediante cable.</w:t>
      </w:r>
    </w:p>
    <w:p w:rsidR="002850D8" w:rsidRDefault="002850D8">
      <w:pPr>
        <w:pStyle w:val="normal0"/>
        <w:jc w:val="both"/>
      </w:pPr>
    </w:p>
    <w:p w:rsidR="002850D8" w:rsidRDefault="00DF2335">
      <w:pPr>
        <w:pStyle w:val="Ttulo1"/>
        <w:rPr>
          <w:b/>
          <w:sz w:val="28"/>
          <w:szCs w:val="28"/>
        </w:rPr>
      </w:pPr>
      <w:bookmarkStart w:id="29" w:name="_rl67by7dwzcx" w:colFirst="0" w:colLast="0"/>
      <w:bookmarkEnd w:id="29"/>
      <w:r>
        <w:rPr>
          <w:b/>
          <w:sz w:val="28"/>
          <w:szCs w:val="28"/>
        </w:rPr>
        <w:t xml:space="preserve">10. Bibliografía y </w:t>
      </w:r>
      <w:proofErr w:type="spellStart"/>
      <w:r>
        <w:rPr>
          <w:b/>
          <w:sz w:val="28"/>
          <w:szCs w:val="28"/>
        </w:rPr>
        <w:t>Webgrafía</w:t>
      </w:r>
      <w:proofErr w:type="spellEnd"/>
    </w:p>
    <w:p w:rsidR="002850D8" w:rsidRDefault="002850D8">
      <w:pPr>
        <w:pStyle w:val="normal0"/>
      </w:pPr>
    </w:p>
    <w:p w:rsidR="002850D8" w:rsidRDefault="00DF2335">
      <w:pPr>
        <w:pStyle w:val="Ttulo2"/>
        <w:rPr>
          <w:b/>
          <w:sz w:val="24"/>
          <w:szCs w:val="24"/>
        </w:rPr>
      </w:pPr>
      <w:bookmarkStart w:id="30" w:name="_y20e5v8an3vm" w:colFirst="0" w:colLast="0"/>
      <w:bookmarkEnd w:id="30"/>
      <w:r>
        <w:rPr>
          <w:b/>
          <w:sz w:val="24"/>
          <w:szCs w:val="24"/>
        </w:rPr>
        <w:t>10.1. Bibliografía</w:t>
      </w:r>
    </w:p>
    <w:p w:rsidR="002850D8" w:rsidRDefault="00DF2335">
      <w:pPr>
        <w:pStyle w:val="normal0"/>
        <w:rPr>
          <w:b/>
        </w:rPr>
      </w:pPr>
      <w:r>
        <w:rPr>
          <w:b/>
        </w:rPr>
        <w:t xml:space="preserve"> </w:t>
      </w:r>
    </w:p>
    <w:p w:rsidR="002850D8" w:rsidRDefault="00DF2335">
      <w:pPr>
        <w:pStyle w:val="normal0"/>
        <w:jc w:val="both"/>
      </w:pPr>
      <w:r>
        <w:rPr>
          <w:b/>
        </w:rPr>
        <w:t>-</w:t>
      </w:r>
      <w:proofErr w:type="spellStart"/>
      <w:r>
        <w:t>Day</w:t>
      </w:r>
      <w:proofErr w:type="spellEnd"/>
      <w:r>
        <w:t xml:space="preserve"> - 2002 - </w:t>
      </w:r>
      <w:proofErr w:type="spellStart"/>
      <w:r>
        <w:t>Important</w:t>
      </w:r>
      <w:proofErr w:type="spellEnd"/>
      <w:r>
        <w:t xml:space="preserve"> </w:t>
      </w:r>
      <w:proofErr w:type="spellStart"/>
      <w:r>
        <w:t>Factors</w:t>
      </w:r>
      <w:proofErr w:type="spellEnd"/>
      <w:r>
        <w:t xml:space="preserve"> in </w:t>
      </w:r>
      <w:proofErr w:type="spellStart"/>
      <w:r>
        <w:t>Surface</w:t>
      </w:r>
      <w:proofErr w:type="spellEnd"/>
      <w:r>
        <w:t xml:space="preserve"> EMG </w:t>
      </w:r>
      <w:proofErr w:type="spellStart"/>
      <w:r>
        <w:t>Measurement</w:t>
      </w:r>
      <w:proofErr w:type="spellEnd"/>
      <w:r>
        <w:t>.</w:t>
      </w:r>
    </w:p>
    <w:p w:rsidR="002850D8" w:rsidRDefault="00DF2335">
      <w:pPr>
        <w:pStyle w:val="normal0"/>
        <w:jc w:val="both"/>
      </w:pPr>
      <w:r>
        <w:rPr>
          <w:b/>
        </w:rPr>
        <w:t>-</w:t>
      </w:r>
      <w:proofErr w:type="spellStart"/>
      <w:r>
        <w:t>Criswell</w:t>
      </w:r>
      <w:proofErr w:type="spellEnd"/>
      <w:r>
        <w:t xml:space="preserve"> - 2010 - </w:t>
      </w:r>
      <w:proofErr w:type="spellStart"/>
      <w:r>
        <w:t>Cram's</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surface</w:t>
      </w:r>
      <w:proofErr w:type="spellEnd"/>
      <w:r>
        <w:t xml:space="preserve"> </w:t>
      </w:r>
      <w:proofErr w:type="spellStart"/>
      <w:r>
        <w:t>electromyography</w:t>
      </w:r>
      <w:proofErr w:type="spellEnd"/>
      <w:r>
        <w:t>.</w:t>
      </w:r>
    </w:p>
    <w:p w:rsidR="002850D8" w:rsidRDefault="00DF2335">
      <w:pPr>
        <w:pStyle w:val="normal0"/>
        <w:jc w:val="both"/>
      </w:pPr>
      <w:r>
        <w:rPr>
          <w:b/>
        </w:rPr>
        <w:t>-</w:t>
      </w:r>
      <w:proofErr w:type="spellStart"/>
      <w:r>
        <w:t>Florimond</w:t>
      </w:r>
      <w:proofErr w:type="spellEnd"/>
      <w:r>
        <w:t xml:space="preserve"> - </w:t>
      </w:r>
      <w:proofErr w:type="spellStart"/>
      <w:r>
        <w:t>Basics</w:t>
      </w:r>
      <w:proofErr w:type="spellEnd"/>
      <w:r>
        <w:t xml:space="preserve"> of </w:t>
      </w:r>
      <w:proofErr w:type="spellStart"/>
      <w:r>
        <w:t>Surface</w:t>
      </w:r>
      <w:proofErr w:type="spellEnd"/>
      <w:r>
        <w:t xml:space="preserve"> </w:t>
      </w:r>
      <w:proofErr w:type="spellStart"/>
      <w:r>
        <w:t>Electromyography</w:t>
      </w:r>
      <w:proofErr w:type="spellEnd"/>
      <w:r>
        <w:t xml:space="preserve"> </w:t>
      </w:r>
      <w:proofErr w:type="spellStart"/>
      <w:r>
        <w:t>Applied</w:t>
      </w:r>
      <w:proofErr w:type="spellEnd"/>
      <w:r>
        <w:t xml:space="preserve"> </w:t>
      </w:r>
      <w:proofErr w:type="spellStart"/>
      <w:r>
        <w:t>to</w:t>
      </w:r>
      <w:proofErr w:type="spellEnd"/>
      <w:r>
        <w:t xml:space="preserve"> </w:t>
      </w:r>
      <w:proofErr w:type="spellStart"/>
      <w:r>
        <w:t>Physical</w:t>
      </w:r>
      <w:proofErr w:type="spellEnd"/>
      <w:r>
        <w:t xml:space="preserve"> </w:t>
      </w:r>
      <w:proofErr w:type="spellStart"/>
      <w:r>
        <w:t>Rehabilitation</w:t>
      </w:r>
      <w:proofErr w:type="spellEnd"/>
      <w:proofErr w:type="gramStart"/>
      <w:r>
        <w:t>.(</w:t>
      </w:r>
      <w:proofErr w:type="gramEnd"/>
      <w:r>
        <w:t xml:space="preserve">2010).     </w:t>
      </w:r>
    </w:p>
    <w:p w:rsidR="002850D8" w:rsidRDefault="00DF2335">
      <w:pPr>
        <w:pStyle w:val="normal0"/>
        <w:jc w:val="both"/>
      </w:pPr>
      <w:r>
        <w:rPr>
          <w:b/>
        </w:rPr>
        <w:t>-</w:t>
      </w:r>
      <w:r>
        <w:t xml:space="preserve">De Luca, Luca - 1997 - </w:t>
      </w:r>
      <w:proofErr w:type="spellStart"/>
      <w:r>
        <w:t>The</w:t>
      </w:r>
      <w:proofErr w:type="spellEnd"/>
      <w:r>
        <w:t xml:space="preserve"> use of </w:t>
      </w:r>
      <w:proofErr w:type="spellStart"/>
      <w:r>
        <w:t>surface</w:t>
      </w:r>
      <w:proofErr w:type="spellEnd"/>
      <w:r>
        <w:t xml:space="preserve"> </w:t>
      </w:r>
      <w:proofErr w:type="spellStart"/>
      <w:r>
        <w:t>electromyography</w:t>
      </w:r>
      <w:proofErr w:type="spellEnd"/>
      <w:r>
        <w:t xml:space="preserve"> in </w:t>
      </w:r>
      <w:proofErr w:type="spellStart"/>
      <w:r>
        <w:t>biomechanics</w:t>
      </w:r>
      <w:proofErr w:type="spellEnd"/>
      <w:r>
        <w:t>.</w:t>
      </w:r>
    </w:p>
    <w:p w:rsidR="002850D8" w:rsidRDefault="00DF2335">
      <w:pPr>
        <w:pStyle w:val="normal0"/>
        <w:jc w:val="both"/>
      </w:pPr>
      <w:r>
        <w:rPr>
          <w:b/>
        </w:rPr>
        <w:t>-</w:t>
      </w:r>
      <w:proofErr w:type="spellStart"/>
      <w:r>
        <w:t>mangukiya</w:t>
      </w:r>
      <w:proofErr w:type="spellEnd"/>
      <w:proofErr w:type="gramStart"/>
      <w:r>
        <w:t>.(</w:t>
      </w:r>
      <w:proofErr w:type="gramEnd"/>
      <w:r>
        <w:t>2017).</w:t>
      </w:r>
    </w:p>
    <w:p w:rsidR="002850D8" w:rsidRDefault="00DF2335">
      <w:pPr>
        <w:pStyle w:val="normal0"/>
        <w:jc w:val="both"/>
      </w:pPr>
      <w:r>
        <w:rPr>
          <w:b/>
        </w:rPr>
        <w:t>-</w:t>
      </w:r>
      <w:r>
        <w:t>Barbero [</w:t>
      </w:r>
      <w:proofErr w:type="spellStart"/>
      <w:r>
        <w:t>Book</w:t>
      </w:r>
      <w:proofErr w:type="spellEnd"/>
      <w:r>
        <w:t xml:space="preserve">, </w:t>
      </w:r>
      <w:proofErr w:type="spellStart"/>
      <w:r>
        <w:t>Springer</w:t>
      </w:r>
      <w:proofErr w:type="spellEnd"/>
      <w:r>
        <w:t xml:space="preserve">] - Atlas of </w:t>
      </w:r>
      <w:proofErr w:type="spellStart"/>
      <w:r>
        <w:t>Muscle</w:t>
      </w:r>
      <w:proofErr w:type="spellEnd"/>
      <w:r>
        <w:t xml:space="preserve"> </w:t>
      </w:r>
      <w:proofErr w:type="spellStart"/>
      <w:r>
        <w:t>Innervation</w:t>
      </w:r>
      <w:proofErr w:type="spellEnd"/>
      <w:r>
        <w:t xml:space="preserve"> </w:t>
      </w:r>
      <w:proofErr w:type="spellStart"/>
      <w:r>
        <w:t>Zones</w:t>
      </w:r>
      <w:proofErr w:type="spellEnd"/>
      <w:r>
        <w:t xml:space="preserve">, </w:t>
      </w:r>
      <w:proofErr w:type="spellStart"/>
      <w:r>
        <w:t>Understanding</w:t>
      </w:r>
      <w:proofErr w:type="spellEnd"/>
      <w:r>
        <w:t xml:space="preserve"> </w:t>
      </w:r>
      <w:proofErr w:type="spellStart"/>
      <w:r>
        <w:t>Surface</w:t>
      </w:r>
      <w:proofErr w:type="spellEnd"/>
      <w:r>
        <w:t xml:space="preserve"> </w:t>
      </w:r>
      <w:proofErr w:type="spellStart"/>
      <w:r>
        <w:t>Electromyography</w:t>
      </w:r>
      <w:proofErr w:type="spellEnd"/>
      <w:r>
        <w:t xml:space="preserve"> and </w:t>
      </w:r>
      <w:proofErr w:type="spellStart"/>
      <w:r>
        <w:t>Its</w:t>
      </w:r>
      <w:proofErr w:type="spellEnd"/>
      <w:r>
        <w:t xml:space="preserve"> </w:t>
      </w:r>
      <w:proofErr w:type="spellStart"/>
      <w:r>
        <w:t>Applications</w:t>
      </w:r>
      <w:proofErr w:type="spellEnd"/>
      <w:proofErr w:type="gramStart"/>
      <w:r>
        <w:t>.(</w:t>
      </w:r>
      <w:proofErr w:type="gramEnd"/>
      <w:r>
        <w:t>2012 ).</w:t>
      </w:r>
    </w:p>
    <w:p w:rsidR="002850D8" w:rsidRDefault="00DF2335">
      <w:pPr>
        <w:pStyle w:val="normal0"/>
        <w:jc w:val="both"/>
      </w:pPr>
      <w:r>
        <w:rPr>
          <w:b/>
        </w:rPr>
        <w:t>-</w:t>
      </w:r>
      <w:r>
        <w:t xml:space="preserve">Rose - EMG </w:t>
      </w:r>
      <w:proofErr w:type="spellStart"/>
      <w:r>
        <w:t>analysis</w:t>
      </w:r>
      <w:proofErr w:type="spellEnd"/>
      <w:proofErr w:type="gramStart"/>
      <w:r>
        <w:t>.(</w:t>
      </w:r>
      <w:proofErr w:type="gramEnd"/>
      <w:r>
        <w:t>2012 ).</w:t>
      </w:r>
    </w:p>
    <w:p w:rsidR="002850D8" w:rsidRDefault="002850D8">
      <w:pPr>
        <w:pStyle w:val="normal0"/>
      </w:pPr>
    </w:p>
    <w:p w:rsidR="002850D8" w:rsidRDefault="002850D8">
      <w:pPr>
        <w:pStyle w:val="normal0"/>
        <w:jc w:val="both"/>
      </w:pPr>
    </w:p>
    <w:p w:rsidR="002850D8" w:rsidRDefault="00DF2335">
      <w:pPr>
        <w:pStyle w:val="Ttulo2"/>
        <w:jc w:val="both"/>
        <w:rPr>
          <w:b/>
          <w:sz w:val="24"/>
          <w:szCs w:val="24"/>
        </w:rPr>
      </w:pPr>
      <w:bookmarkStart w:id="31" w:name="_ahrheplav0nv" w:colFirst="0" w:colLast="0"/>
      <w:bookmarkEnd w:id="31"/>
      <w:r>
        <w:rPr>
          <w:b/>
          <w:sz w:val="24"/>
          <w:szCs w:val="24"/>
        </w:rPr>
        <w:lastRenderedPageBreak/>
        <w:t xml:space="preserve">10.2. </w:t>
      </w:r>
      <w:proofErr w:type="spellStart"/>
      <w:r>
        <w:rPr>
          <w:b/>
          <w:sz w:val="24"/>
          <w:szCs w:val="24"/>
        </w:rPr>
        <w:t>Webgrafía</w:t>
      </w:r>
      <w:proofErr w:type="spellEnd"/>
    </w:p>
    <w:p w:rsidR="002850D8" w:rsidRDefault="002850D8">
      <w:pPr>
        <w:pStyle w:val="normal0"/>
        <w:jc w:val="both"/>
        <w:rPr>
          <w:b/>
        </w:rPr>
      </w:pPr>
    </w:p>
    <w:p w:rsidR="002850D8" w:rsidRDefault="00DF2335">
      <w:pPr>
        <w:pStyle w:val="normal0"/>
        <w:jc w:val="both"/>
      </w:pPr>
      <w:r>
        <w:t>-</w:t>
      </w:r>
      <w:hyperlink r:id="rId64">
        <w:r>
          <w:rPr>
            <w:color w:val="1155CC"/>
          </w:rPr>
          <w:t>https://es.mathworks.com/support.html?s_tid=gn_supp</w:t>
        </w:r>
      </w:hyperlink>
    </w:p>
    <w:p w:rsidR="002850D8" w:rsidRDefault="00DF2335">
      <w:pPr>
        <w:pStyle w:val="normal0"/>
        <w:jc w:val="both"/>
      </w:pPr>
      <w:r>
        <w:t>-</w:t>
      </w:r>
      <w:hyperlink r:id="rId65">
        <w:r>
          <w:rPr>
            <w:color w:val="1155CC"/>
            <w:u w:val="single"/>
          </w:rPr>
          <w:t>http://www.seniam.org/</w:t>
        </w:r>
      </w:hyperlink>
    </w:p>
    <w:p w:rsidR="002850D8" w:rsidRDefault="002850D8">
      <w:pPr>
        <w:pStyle w:val="normal0"/>
        <w:jc w:val="both"/>
      </w:pPr>
    </w:p>
    <w:p w:rsidR="002850D8" w:rsidRDefault="00DF2335">
      <w:pPr>
        <w:pStyle w:val="normal0"/>
        <w:jc w:val="both"/>
        <w:rPr>
          <w:b/>
        </w:rPr>
      </w:pPr>
      <w:r>
        <w:rPr>
          <w:b/>
        </w:rPr>
        <w:tab/>
      </w:r>
    </w:p>
    <w:p w:rsidR="002850D8" w:rsidRDefault="00DF2335">
      <w:pPr>
        <w:pStyle w:val="normal0"/>
      </w:pPr>
      <w:r>
        <w:tab/>
      </w:r>
    </w:p>
    <w:p w:rsidR="002850D8" w:rsidRDefault="00DF2335">
      <w:pPr>
        <w:pStyle w:val="Ttulo1"/>
        <w:rPr>
          <w:b/>
          <w:sz w:val="28"/>
          <w:szCs w:val="28"/>
        </w:rPr>
      </w:pPr>
      <w:bookmarkStart w:id="32" w:name="_ep15ou3w03gy" w:colFirst="0" w:colLast="0"/>
      <w:bookmarkEnd w:id="32"/>
      <w:r>
        <w:rPr>
          <w:b/>
          <w:sz w:val="28"/>
          <w:szCs w:val="28"/>
        </w:rPr>
        <w:t>11. Conclusiones</w:t>
      </w:r>
    </w:p>
    <w:p w:rsidR="002850D8" w:rsidRDefault="002850D8">
      <w:pPr>
        <w:pStyle w:val="normal0"/>
      </w:pPr>
    </w:p>
    <w:p w:rsidR="002850D8" w:rsidRDefault="00DF2335">
      <w:pPr>
        <w:pStyle w:val="normal0"/>
        <w:jc w:val="both"/>
      </w:pPr>
      <w:r>
        <w:t xml:space="preserve">Al finalizar este proyecto, se consiguió alcanzar la finalidad para la cual fue propuesto, realizar mediante un </w:t>
      </w:r>
      <w:proofErr w:type="spellStart"/>
      <w:r>
        <w:t>arduino</w:t>
      </w:r>
      <w:proofErr w:type="spellEnd"/>
      <w:r>
        <w:t xml:space="preserve"> y un conjunto de sensores, la captación tanto de señales EMG como de ECG.</w:t>
      </w:r>
    </w:p>
    <w:p w:rsidR="002850D8" w:rsidRDefault="00DF2335">
      <w:pPr>
        <w:pStyle w:val="normal0"/>
        <w:jc w:val="both"/>
      </w:pPr>
      <w:r>
        <w:t xml:space="preserve">Esta finalidad fue comprobada mediante un conjunto de pruebas en un entorno quirúrgico experimental para evaluar y validar nuevo equipamiento quirúrgico, para demostrar que el prototipo </w:t>
      </w:r>
      <w:proofErr w:type="spellStart"/>
      <w:r>
        <w:t>cumplia</w:t>
      </w:r>
      <w:proofErr w:type="spellEnd"/>
      <w:r>
        <w:t xml:space="preserve"> con la función, en todas las pruebas y que su funcionamiento no tuviese ningún  problema si la cantidad de datos y de tiempo fuese demasiado grande. Después de todas las comprobaciones, se llegó a la conclusión de que este prototipo es útil y efectivo, para la captación de las señales mencionadas anteriormente, aunque no se compara con la calidad de frecuencia de muestreo de un aparato EMG o ECG, si resulta más portable y económico. Este sensor permite reducir el ruido en la señal debido a que la distancia entre los electrodos y el prototipo es relativamente pequeña, además de que el sensor </w:t>
      </w:r>
      <w:proofErr w:type="spellStart"/>
      <w:r>
        <w:t>aisla</w:t>
      </w:r>
      <w:proofErr w:type="spellEnd"/>
      <w:r>
        <w:t xml:space="preserve"> un poco las ondas electromagnéticas. Cabe mencionar que este prototipo se puede utilizar en pruebas clínicas, por la fiabilidad en la transmisión de datos obtenida en los estudios realizados, pero necesitaría una mejora en el aspecto de la frecuencia de muestreo y también realizar una placa para que las conexiones fuesen por soldadura en vez de por pines de conexión. Para poder conseguir más frecuencia de muestreo, se podría utilizar otro </w:t>
      </w:r>
      <w:proofErr w:type="spellStart"/>
      <w:r>
        <w:t>microcontrolador</w:t>
      </w:r>
      <w:proofErr w:type="spellEnd"/>
      <w:r>
        <w:t xml:space="preserve"> con más precisión y más potencia de cálculo que el </w:t>
      </w:r>
      <w:proofErr w:type="spellStart"/>
      <w:r>
        <w:t>arduino</w:t>
      </w:r>
      <w:proofErr w:type="spellEnd"/>
      <w:r>
        <w:t xml:space="preserve">, como por ejemplo una </w:t>
      </w:r>
      <w:proofErr w:type="spellStart"/>
      <w:r>
        <w:t>Raspberry</w:t>
      </w:r>
      <w:proofErr w:type="spellEnd"/>
      <w:r>
        <w:t xml:space="preserve">.   </w:t>
      </w:r>
    </w:p>
    <w:p w:rsidR="002850D8" w:rsidRDefault="002850D8">
      <w:pPr>
        <w:pStyle w:val="normal0"/>
        <w:jc w:val="both"/>
      </w:pPr>
    </w:p>
    <w:p w:rsidR="002850D8" w:rsidRDefault="00DF2335">
      <w:pPr>
        <w:pStyle w:val="normal0"/>
        <w:jc w:val="both"/>
      </w:pPr>
      <w:r>
        <w:t xml:space="preserve">Para llegar al prototipo final, hizo falta un estudio exhaustivo sobre la captación y el filtrado de las señales. La captación de la señal EMG es la más compleja debido a que tiene demasiadas variantes, como la piel, las fibras musculares, </w:t>
      </w:r>
      <w:proofErr w:type="spellStart"/>
      <w:r>
        <w:t>etc</w:t>
      </w:r>
      <w:proofErr w:type="spellEnd"/>
      <w:r>
        <w:t>, pero para solucionar este problema, se hizo un protocolo de medición, en el cual se detalla la posición adecuada de los electrodos, que hay que limpiar previamente la zona con alcohol, utilizar electrodos nuevos y cambiarlos para cada medición, además de tener en cuenta el músculo y las fibras adyacentes a la zona donde se sitúan los electrodos, para recoger una señal lo más limpia posible. A la hora de realizar el filtrado, se tuvo problemas con la frecuencia de muestreos ya que muchos filtros nos pedían un mínimo de 10000 Hz, al ser diseñados para equipos profesionales, pero finalmente conseguimos realizar los filtros con la frecuencia de muestreo que nos arrojaba el dispositivo. Los problemas que aparecieron durante la construcción del prototipo fueron bastantes, pero gracias al trabajo y a la investigación, se consiguió realizar un prototipo sin fallos.</w:t>
      </w:r>
    </w:p>
    <w:p w:rsidR="002850D8" w:rsidRDefault="002850D8">
      <w:pPr>
        <w:pStyle w:val="normal0"/>
        <w:jc w:val="both"/>
      </w:pPr>
    </w:p>
    <w:p w:rsidR="002850D8" w:rsidRDefault="00DF2335">
      <w:pPr>
        <w:pStyle w:val="normal0"/>
        <w:jc w:val="both"/>
      </w:pPr>
      <w:r>
        <w:t xml:space="preserve">Este prototipo no solo es útil para conocer la ergonomía o la activación de los músculos y el ritmo cardíaco de los sujetos, sino que también puede ser utilizado en la fabricación y </w:t>
      </w:r>
      <w:r>
        <w:lastRenderedPageBreak/>
        <w:t xml:space="preserve">puesta en marcha de prótesis para personas con amputaciones. En </w:t>
      </w:r>
      <w:proofErr w:type="gramStart"/>
      <w:r>
        <w:t>otra líneas más lejanas</w:t>
      </w:r>
      <w:proofErr w:type="gramEnd"/>
      <w:r>
        <w:t>, se podría utilizar para evaluar la salud de los cirujanos durante el desempeño quirúrgico y, de este modo, contribuir a la mejora de la calidad del servicio prestado a los paciente. Del mismo modo, este proyecto se podría aplicar con el objetivo de ayudar a personas con movilidad reducida mediante un traje especial que capte la señal y la envíe a actuadores para ayudar a las personas a realizar tareas.</w:t>
      </w:r>
    </w:p>
    <w:p w:rsidR="002850D8" w:rsidRDefault="002850D8">
      <w:pPr>
        <w:pStyle w:val="normal0"/>
        <w:jc w:val="both"/>
      </w:pPr>
    </w:p>
    <w:p w:rsidR="002850D8" w:rsidRDefault="00DF2335">
      <w:pPr>
        <w:pStyle w:val="normal0"/>
        <w:jc w:val="both"/>
      </w:pPr>
      <w:r>
        <w:t>Este proyecto a supuesto trabajo, dedicación y un ímpetu enorme para realizar un prototipo que no solo funcionase para la tarea que fue pensada, sino que también pudiese servir para otros campos y líneas de investigación.</w:t>
      </w:r>
    </w:p>
    <w:p w:rsidR="002850D8" w:rsidRDefault="002850D8">
      <w:pPr>
        <w:pStyle w:val="normal0"/>
        <w:jc w:val="both"/>
      </w:pPr>
    </w:p>
    <w:p w:rsidR="002850D8" w:rsidRDefault="00DF2335">
      <w:pPr>
        <w:pStyle w:val="normal0"/>
        <w:jc w:val="both"/>
      </w:pPr>
      <w:r>
        <w:t xml:space="preserve">En conclusión, este prototipo ha logrado realizar la función de un aparato de EMG y ECG, con </w:t>
      </w:r>
      <w:proofErr w:type="spellStart"/>
      <w:r>
        <w:t>arduino</w:t>
      </w:r>
      <w:proofErr w:type="spellEnd"/>
      <w:r>
        <w:t xml:space="preserve"> y un conjunto de sensores. Todo ello, con un coste ínfimo comparado con un aparato profesional.</w:t>
      </w:r>
    </w:p>
    <w:p w:rsidR="002850D8" w:rsidRDefault="002850D8">
      <w:pPr>
        <w:pStyle w:val="normal0"/>
        <w:jc w:val="both"/>
      </w:pPr>
    </w:p>
    <w:p w:rsidR="002850D8" w:rsidRDefault="002850D8">
      <w:pPr>
        <w:pStyle w:val="normal0"/>
      </w:pPr>
    </w:p>
    <w:p w:rsidR="002850D8" w:rsidRDefault="002850D8">
      <w:pPr>
        <w:pStyle w:val="normal0"/>
      </w:pPr>
    </w:p>
    <w:p w:rsidR="002850D8" w:rsidRDefault="002850D8">
      <w:pPr>
        <w:pStyle w:val="normal0"/>
      </w:pPr>
    </w:p>
    <w:p w:rsidR="002850D8" w:rsidRDefault="00DF2335">
      <w:pPr>
        <w:pStyle w:val="Ttulo1"/>
        <w:rPr>
          <w:b/>
          <w:sz w:val="28"/>
          <w:szCs w:val="28"/>
        </w:rPr>
      </w:pPr>
      <w:bookmarkStart w:id="33" w:name="_jxg6gfyaj9bo" w:colFirst="0" w:colLast="0"/>
      <w:bookmarkEnd w:id="33"/>
      <w:r>
        <w:rPr>
          <w:b/>
          <w:sz w:val="28"/>
          <w:szCs w:val="28"/>
        </w:rPr>
        <w:t>12. Anexos</w:t>
      </w:r>
    </w:p>
    <w:p w:rsidR="002850D8" w:rsidRDefault="002850D8">
      <w:pPr>
        <w:pStyle w:val="normal0"/>
      </w:pPr>
    </w:p>
    <w:p w:rsidR="002850D8" w:rsidRDefault="00DF2335">
      <w:pPr>
        <w:pStyle w:val="normal0"/>
      </w:pPr>
      <w:r>
        <w:t xml:space="preserve">Anexo </w:t>
      </w:r>
      <w:proofErr w:type="gramStart"/>
      <w:r>
        <w:t>1 :</w:t>
      </w:r>
      <w:proofErr w:type="gramEnd"/>
      <w:r>
        <w:t xml:space="preserve"> MyowareUserManualAT-04-001-1223951</w:t>
      </w:r>
    </w:p>
    <w:p w:rsidR="002850D8" w:rsidRDefault="00DF2335">
      <w:pPr>
        <w:pStyle w:val="normal0"/>
      </w:pPr>
      <w:r>
        <w:t xml:space="preserve">Anexo </w:t>
      </w:r>
      <w:proofErr w:type="gramStart"/>
      <w:r>
        <w:t>2 :</w:t>
      </w:r>
      <w:proofErr w:type="gramEnd"/>
      <w:r>
        <w:t xml:space="preserve"> AD8232 </w:t>
      </w:r>
      <w:proofErr w:type="spellStart"/>
      <w:r>
        <w:t>Heart</w:t>
      </w:r>
      <w:proofErr w:type="spellEnd"/>
      <w:r>
        <w:t xml:space="preserve"> </w:t>
      </w:r>
      <w:proofErr w:type="spellStart"/>
      <w:r>
        <w:t>Rate</w:t>
      </w:r>
      <w:proofErr w:type="spellEnd"/>
      <w:r>
        <w:t xml:space="preserve"> Monitor </w:t>
      </w:r>
      <w:proofErr w:type="spellStart"/>
      <w:r>
        <w:t>Hookup</w:t>
      </w:r>
      <w:proofErr w:type="spellEnd"/>
      <w:r>
        <w:t xml:space="preserve"> Guide</w:t>
      </w:r>
    </w:p>
    <w:p w:rsidR="002850D8" w:rsidRDefault="002850D8">
      <w:pPr>
        <w:pStyle w:val="normal0"/>
      </w:pPr>
    </w:p>
    <w:p w:rsidR="002850D8" w:rsidRDefault="002850D8">
      <w:pPr>
        <w:pStyle w:val="normal0"/>
      </w:pPr>
    </w:p>
    <w:sectPr w:rsidR="002850D8" w:rsidSect="00BE6B55">
      <w:headerReference w:type="even" r:id="rId66"/>
      <w:headerReference w:type="default" r:id="rId67"/>
      <w:footerReference w:type="even" r:id="rId68"/>
      <w:footerReference w:type="default" r:id="rId69"/>
      <w:headerReference w:type="first" r:id="rId70"/>
      <w:footerReference w:type="first" r:id="rId71"/>
      <w:pgSz w:w="11909" w:h="16834"/>
      <w:pgMar w:top="1440" w:right="1440" w:bottom="1440" w:left="1440" w:header="72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C6E" w:rsidRDefault="00287C6E" w:rsidP="002850D8">
      <w:pPr>
        <w:spacing w:line="240" w:lineRule="auto"/>
      </w:pPr>
      <w:r>
        <w:separator/>
      </w:r>
    </w:p>
  </w:endnote>
  <w:endnote w:type="continuationSeparator" w:id="0">
    <w:p w:rsidR="00287C6E" w:rsidRDefault="00287C6E" w:rsidP="002850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B55" w:rsidRDefault="00BE6B5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872017"/>
      <w:docPartObj>
        <w:docPartGallery w:val="Page Numbers (Bottom of Page)"/>
        <w:docPartUnique/>
      </w:docPartObj>
    </w:sdtPr>
    <w:sdtContent>
      <w:sdt>
        <w:sdtPr>
          <w:id w:val="216747541"/>
          <w:docPartObj>
            <w:docPartGallery w:val="Page Numbers (Top of Page)"/>
            <w:docPartUnique/>
          </w:docPartObj>
        </w:sdtPr>
        <w:sdtContent>
          <w:p w:rsidR="00BE6B55" w:rsidRDefault="00BE6B55">
            <w:pPr>
              <w:pStyle w:val="Piedepgina"/>
              <w:jc w:val="center"/>
            </w:pPr>
            <w:r>
              <w:t xml:space="preserve">Página </w:t>
            </w:r>
            <w:r w:rsidR="00AA27BC">
              <w:rPr>
                <w:b/>
                <w:sz w:val="24"/>
                <w:szCs w:val="24"/>
              </w:rPr>
              <w:fldChar w:fldCharType="begin"/>
            </w:r>
            <w:r>
              <w:rPr>
                <w:b/>
              </w:rPr>
              <w:instrText>PAGE</w:instrText>
            </w:r>
            <w:r w:rsidR="00AA27BC">
              <w:rPr>
                <w:b/>
                <w:sz w:val="24"/>
                <w:szCs w:val="24"/>
              </w:rPr>
              <w:fldChar w:fldCharType="separate"/>
            </w:r>
            <w:r w:rsidR="001C1A51">
              <w:rPr>
                <w:b/>
                <w:noProof/>
              </w:rPr>
              <w:t>37</w:t>
            </w:r>
            <w:r w:rsidR="00AA27BC">
              <w:rPr>
                <w:b/>
                <w:sz w:val="24"/>
                <w:szCs w:val="24"/>
              </w:rPr>
              <w:fldChar w:fldCharType="end"/>
            </w:r>
            <w:r>
              <w:t xml:space="preserve"> de </w:t>
            </w:r>
            <w:r w:rsidR="00AA27BC">
              <w:rPr>
                <w:b/>
                <w:sz w:val="24"/>
                <w:szCs w:val="24"/>
              </w:rPr>
              <w:fldChar w:fldCharType="begin"/>
            </w:r>
            <w:r>
              <w:rPr>
                <w:b/>
              </w:rPr>
              <w:instrText>NUMPAGES</w:instrText>
            </w:r>
            <w:r w:rsidR="00AA27BC">
              <w:rPr>
                <w:b/>
                <w:sz w:val="24"/>
                <w:szCs w:val="24"/>
              </w:rPr>
              <w:fldChar w:fldCharType="separate"/>
            </w:r>
            <w:r w:rsidR="001C1A51">
              <w:rPr>
                <w:b/>
                <w:noProof/>
              </w:rPr>
              <w:t>37</w:t>
            </w:r>
            <w:r w:rsidR="00AA27BC">
              <w:rPr>
                <w:b/>
                <w:sz w:val="24"/>
                <w:szCs w:val="24"/>
              </w:rPr>
              <w:fldChar w:fldCharType="end"/>
            </w:r>
          </w:p>
        </w:sdtContent>
      </w:sdt>
    </w:sdtContent>
  </w:sdt>
  <w:p w:rsidR="002850D8" w:rsidRDefault="002850D8">
    <w:pPr>
      <w:pStyle w:val="normal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0D8" w:rsidRDefault="002850D8">
    <w:pPr>
      <w:pStyle w:val="normal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C6E" w:rsidRDefault="00287C6E" w:rsidP="002850D8">
      <w:pPr>
        <w:spacing w:line="240" w:lineRule="auto"/>
      </w:pPr>
      <w:r>
        <w:separator/>
      </w:r>
    </w:p>
  </w:footnote>
  <w:footnote w:type="continuationSeparator" w:id="0">
    <w:p w:rsidR="00287C6E" w:rsidRDefault="00287C6E" w:rsidP="002850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B55" w:rsidRDefault="00BE6B5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B55" w:rsidRDefault="00BE6B55">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B55" w:rsidRDefault="00BE6B55">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850D8"/>
    <w:rsid w:val="001C1A51"/>
    <w:rsid w:val="002850D8"/>
    <w:rsid w:val="00287C6E"/>
    <w:rsid w:val="00AA27BC"/>
    <w:rsid w:val="00BE6B55"/>
    <w:rsid w:val="00DF233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7BC"/>
  </w:style>
  <w:style w:type="paragraph" w:styleId="Ttulo1">
    <w:name w:val="heading 1"/>
    <w:basedOn w:val="normal0"/>
    <w:next w:val="normal0"/>
    <w:rsid w:val="002850D8"/>
    <w:pPr>
      <w:keepNext/>
      <w:keepLines/>
      <w:spacing w:before="400" w:after="120"/>
      <w:outlineLvl w:val="0"/>
    </w:pPr>
    <w:rPr>
      <w:sz w:val="40"/>
      <w:szCs w:val="40"/>
    </w:rPr>
  </w:style>
  <w:style w:type="paragraph" w:styleId="Ttulo2">
    <w:name w:val="heading 2"/>
    <w:basedOn w:val="normal0"/>
    <w:next w:val="normal0"/>
    <w:rsid w:val="002850D8"/>
    <w:pPr>
      <w:keepNext/>
      <w:keepLines/>
      <w:spacing w:before="360" w:after="120"/>
      <w:outlineLvl w:val="1"/>
    </w:pPr>
    <w:rPr>
      <w:sz w:val="32"/>
      <w:szCs w:val="32"/>
    </w:rPr>
  </w:style>
  <w:style w:type="paragraph" w:styleId="Ttulo3">
    <w:name w:val="heading 3"/>
    <w:basedOn w:val="normal0"/>
    <w:next w:val="normal0"/>
    <w:rsid w:val="002850D8"/>
    <w:pPr>
      <w:keepNext/>
      <w:keepLines/>
      <w:spacing w:before="320" w:after="80"/>
      <w:outlineLvl w:val="2"/>
    </w:pPr>
    <w:rPr>
      <w:color w:val="434343"/>
      <w:sz w:val="28"/>
      <w:szCs w:val="28"/>
    </w:rPr>
  </w:style>
  <w:style w:type="paragraph" w:styleId="Ttulo4">
    <w:name w:val="heading 4"/>
    <w:basedOn w:val="normal0"/>
    <w:next w:val="normal0"/>
    <w:rsid w:val="002850D8"/>
    <w:pPr>
      <w:keepNext/>
      <w:keepLines/>
      <w:spacing w:before="280" w:after="80"/>
      <w:outlineLvl w:val="3"/>
    </w:pPr>
    <w:rPr>
      <w:color w:val="666666"/>
      <w:sz w:val="24"/>
      <w:szCs w:val="24"/>
    </w:rPr>
  </w:style>
  <w:style w:type="paragraph" w:styleId="Ttulo5">
    <w:name w:val="heading 5"/>
    <w:basedOn w:val="normal0"/>
    <w:next w:val="normal0"/>
    <w:rsid w:val="002850D8"/>
    <w:pPr>
      <w:keepNext/>
      <w:keepLines/>
      <w:spacing w:before="240" w:after="80"/>
      <w:outlineLvl w:val="4"/>
    </w:pPr>
    <w:rPr>
      <w:color w:val="666666"/>
    </w:rPr>
  </w:style>
  <w:style w:type="paragraph" w:styleId="Ttulo6">
    <w:name w:val="heading 6"/>
    <w:basedOn w:val="normal0"/>
    <w:next w:val="normal0"/>
    <w:rsid w:val="002850D8"/>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2850D8"/>
  </w:style>
  <w:style w:type="table" w:customStyle="1" w:styleId="TableNormal">
    <w:name w:val="Table Normal"/>
    <w:rsid w:val="002850D8"/>
    <w:tblPr>
      <w:tblCellMar>
        <w:top w:w="0" w:type="dxa"/>
        <w:left w:w="0" w:type="dxa"/>
        <w:bottom w:w="0" w:type="dxa"/>
        <w:right w:w="0" w:type="dxa"/>
      </w:tblCellMar>
    </w:tblPr>
  </w:style>
  <w:style w:type="paragraph" w:styleId="Ttulo">
    <w:name w:val="Title"/>
    <w:basedOn w:val="normal0"/>
    <w:next w:val="normal0"/>
    <w:rsid w:val="002850D8"/>
    <w:pPr>
      <w:keepNext/>
      <w:keepLines/>
      <w:spacing w:after="60"/>
    </w:pPr>
    <w:rPr>
      <w:sz w:val="52"/>
      <w:szCs w:val="52"/>
    </w:rPr>
  </w:style>
  <w:style w:type="paragraph" w:styleId="Subttulo">
    <w:name w:val="Subtitle"/>
    <w:basedOn w:val="normal0"/>
    <w:next w:val="normal0"/>
    <w:rsid w:val="002850D8"/>
    <w:pPr>
      <w:keepNext/>
      <w:keepLines/>
      <w:spacing w:after="320"/>
    </w:pPr>
    <w:rPr>
      <w:color w:val="666666"/>
      <w:sz w:val="30"/>
      <w:szCs w:val="30"/>
    </w:rPr>
  </w:style>
  <w:style w:type="table" w:customStyle="1" w:styleId="a">
    <w:basedOn w:val="TableNormal"/>
    <w:rsid w:val="002850D8"/>
    <w:tblPr>
      <w:tblStyleRowBandSize w:val="1"/>
      <w:tblStyleColBandSize w:val="1"/>
      <w:tblCellMar>
        <w:top w:w="100" w:type="dxa"/>
        <w:left w:w="100" w:type="dxa"/>
        <w:bottom w:w="100" w:type="dxa"/>
        <w:right w:w="100" w:type="dxa"/>
      </w:tblCellMar>
    </w:tblPr>
  </w:style>
  <w:style w:type="table" w:customStyle="1" w:styleId="a0">
    <w:basedOn w:val="TableNormal"/>
    <w:rsid w:val="002850D8"/>
    <w:tblPr>
      <w:tblStyleRowBandSize w:val="1"/>
      <w:tblStyleColBandSize w:val="1"/>
      <w:tblCellMar>
        <w:top w:w="100" w:type="dxa"/>
        <w:left w:w="100" w:type="dxa"/>
        <w:bottom w:w="100" w:type="dxa"/>
        <w:right w:w="100" w:type="dxa"/>
      </w:tblCellMar>
    </w:tblPr>
  </w:style>
  <w:style w:type="table" w:customStyle="1" w:styleId="a1">
    <w:basedOn w:val="TableNormal"/>
    <w:rsid w:val="002850D8"/>
    <w:tblPr>
      <w:tblStyleRowBandSize w:val="1"/>
      <w:tblStyleColBandSize w:val="1"/>
      <w:tblCellMar>
        <w:top w:w="100" w:type="dxa"/>
        <w:left w:w="100" w:type="dxa"/>
        <w:bottom w:w="100" w:type="dxa"/>
        <w:right w:w="100" w:type="dxa"/>
      </w:tblCellMar>
    </w:tblPr>
  </w:style>
  <w:style w:type="table" w:customStyle="1" w:styleId="a2">
    <w:basedOn w:val="TableNormal"/>
    <w:rsid w:val="002850D8"/>
    <w:tblPr>
      <w:tblStyleRowBandSize w:val="1"/>
      <w:tblStyleColBandSize w:val="1"/>
      <w:tblCellMar>
        <w:top w:w="100" w:type="dxa"/>
        <w:left w:w="100" w:type="dxa"/>
        <w:bottom w:w="100" w:type="dxa"/>
        <w:right w:w="100" w:type="dxa"/>
      </w:tblCellMar>
    </w:tblPr>
  </w:style>
  <w:style w:type="table" w:customStyle="1" w:styleId="a3">
    <w:basedOn w:val="TableNormal"/>
    <w:rsid w:val="002850D8"/>
    <w:tblPr>
      <w:tblStyleRowBandSize w:val="1"/>
      <w:tblStyleColBandSize w:val="1"/>
      <w:tblCellMar>
        <w:top w:w="100" w:type="dxa"/>
        <w:left w:w="100" w:type="dxa"/>
        <w:bottom w:w="100" w:type="dxa"/>
        <w:right w:w="100" w:type="dxa"/>
      </w:tblCellMar>
    </w:tblPr>
  </w:style>
  <w:style w:type="table" w:customStyle="1" w:styleId="a4">
    <w:basedOn w:val="TableNormal"/>
    <w:rsid w:val="002850D8"/>
    <w:tblPr>
      <w:tblStyleRowBandSize w:val="1"/>
      <w:tblStyleColBandSize w:val="1"/>
      <w:tblCellMar>
        <w:top w:w="100" w:type="dxa"/>
        <w:left w:w="100" w:type="dxa"/>
        <w:bottom w:w="100" w:type="dxa"/>
        <w:right w:w="100" w:type="dxa"/>
      </w:tblCellMar>
    </w:tblPr>
  </w:style>
  <w:style w:type="table" w:customStyle="1" w:styleId="a5">
    <w:basedOn w:val="TableNormal"/>
    <w:rsid w:val="002850D8"/>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BE6B5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6B55"/>
    <w:rPr>
      <w:rFonts w:ascii="Tahoma" w:hAnsi="Tahoma" w:cs="Tahoma"/>
      <w:sz w:val="16"/>
      <w:szCs w:val="16"/>
    </w:rPr>
  </w:style>
  <w:style w:type="paragraph" w:styleId="Encabezado">
    <w:name w:val="header"/>
    <w:basedOn w:val="Normal"/>
    <w:link w:val="EncabezadoCar"/>
    <w:uiPriority w:val="99"/>
    <w:semiHidden/>
    <w:unhideWhenUsed/>
    <w:rsid w:val="00BE6B55"/>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BE6B55"/>
  </w:style>
  <w:style w:type="paragraph" w:styleId="Piedepgina">
    <w:name w:val="footer"/>
    <w:basedOn w:val="Normal"/>
    <w:link w:val="PiedepginaCar"/>
    <w:uiPriority w:val="99"/>
    <w:unhideWhenUsed/>
    <w:rsid w:val="00BE6B5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E6B55"/>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eniam.org" TargetMode="External"/><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image" Target="media/image2.png"/><Relationship Id="rId71"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hyperlink" Target="http://www.seniam.org/" TargetMode="External"/><Relationship Id="rId24" Type="http://schemas.openxmlformats.org/officeDocument/2006/relationships/hyperlink" Target="https://es.mathworks.com/stor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arduino.cc/en/main/software"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hyperlink" Target="https://www.sparkfun.com/products/12970?_ga=2.253718986.255651333.1553504443-952717296.1553504443"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seniam.org/" TargetMode="External"/><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www.sparkfun.com/products/1265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es.mathworks.com/support.html?s_tid=gn_supp" TargetMode="External"/><Relationship Id="rId69" Type="http://schemas.openxmlformats.org/officeDocument/2006/relationships/footer" Target="footer2.xm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37</Pages>
  <Words>6752</Words>
  <Characters>37139</Characters>
  <Application>Microsoft Office Word</Application>
  <DocSecurity>0</DocSecurity>
  <Lines>309</Lines>
  <Paragraphs>87</Paragraphs>
  <ScaleCrop>false</ScaleCrop>
  <Company>HP</Company>
  <LinksUpToDate>false</LinksUpToDate>
  <CharactersWithSpaces>43804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2019-06-03T09:30:00Z</dcterms:created>
  <dcterms:modified xsi:type="dcterms:W3CDTF">2019-06-03T09:53:00Z</dcterms:modified>
</cp:coreProperties>
</file>